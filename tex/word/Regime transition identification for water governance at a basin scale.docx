
<file path=[Content_Types].xml><?xml version="1.0" encoding="utf-8"?>
<Types xmlns="http://schemas.openxmlformats.org/package/2006/content-types">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2D49836" w14:textId="7FE32DE8" w:rsidR="00BE3742" w:rsidRPr="0094310B" w:rsidRDefault="00BF24A6" w:rsidP="006C0E33">
      <w:pPr>
        <w:pStyle w:val="a5"/>
        <w:jc w:val="both"/>
        <w:rPr>
          <w:rFonts w:ascii="Times New Roman" w:hAnsi="Times New Roman" w:cs="Times New Roman"/>
          <w:color w:val="auto"/>
        </w:rPr>
      </w:pPr>
      <w:bookmarkStart w:id="0" w:name="OLE_LINK1"/>
      <w:bookmarkStart w:id="1" w:name="OLE_LINK2"/>
      <w:r>
        <w:rPr>
          <w:rFonts w:ascii="Times New Roman" w:hAnsi="Times New Roman" w:cs="Times New Roman"/>
          <w:color w:val="auto"/>
        </w:rPr>
        <w:t>Identifying r</w:t>
      </w:r>
      <w:r w:rsidR="00FB5D06" w:rsidRPr="0094310B">
        <w:rPr>
          <w:rFonts w:ascii="Times New Roman" w:hAnsi="Times New Roman" w:cs="Times New Roman"/>
          <w:color w:val="auto"/>
        </w:rPr>
        <w:t>egime transition</w:t>
      </w:r>
      <w:r>
        <w:rPr>
          <w:rFonts w:ascii="Times New Roman" w:hAnsi="Times New Roman" w:cs="Times New Roman"/>
          <w:color w:val="auto"/>
        </w:rPr>
        <w:t>s</w:t>
      </w:r>
      <w:r w:rsidR="00FB5D06" w:rsidRPr="0094310B">
        <w:rPr>
          <w:rFonts w:ascii="Times New Roman" w:hAnsi="Times New Roman" w:cs="Times New Roman"/>
          <w:color w:val="auto"/>
        </w:rPr>
        <w:t xml:space="preserve"> for water governance at a basin scale</w:t>
      </w:r>
    </w:p>
    <w:bookmarkEnd w:id="0"/>
    <w:bookmarkEnd w:id="1"/>
    <w:p w14:paraId="30DFF35C" w14:textId="612BF103" w:rsidR="00BE3742" w:rsidRPr="001642B4" w:rsidRDefault="00FB5D06" w:rsidP="001642B4">
      <w:pPr>
        <w:pStyle w:val="Author"/>
        <w:rPr>
          <w:rFonts w:ascii="Times New Roman" w:hAnsi="Times New Roman" w:cs="Times New Roman"/>
          <w:b/>
        </w:rPr>
      </w:pPr>
      <w:r w:rsidRPr="001642B4">
        <w:rPr>
          <w:rFonts w:ascii="Times New Roman" w:hAnsi="Times New Roman" w:cs="Times New Roman"/>
          <w:b/>
        </w:rPr>
        <w:t>Shuang Song</w:t>
      </w:r>
      <w:r w:rsidR="001642B4" w:rsidRPr="001642B4">
        <w:rPr>
          <w:rFonts w:ascii="Times New Roman" w:hAnsi="Times New Roman" w:cs="Times New Roman" w:hint="eastAsia"/>
          <w:b/>
          <w:lang w:eastAsia="zh-CN"/>
        </w:rPr>
        <w:t>,</w:t>
      </w:r>
      <w:r w:rsidR="001642B4" w:rsidRPr="001642B4">
        <w:rPr>
          <w:rFonts w:ascii="Times New Roman" w:hAnsi="Times New Roman" w:cs="Times New Roman"/>
          <w:b/>
          <w:lang w:eastAsia="zh-CN"/>
        </w:rPr>
        <w:t xml:space="preserve"> </w:t>
      </w:r>
      <w:r w:rsidRPr="001642B4">
        <w:rPr>
          <w:rFonts w:ascii="Times New Roman" w:hAnsi="Times New Roman" w:cs="Times New Roman"/>
          <w:b/>
        </w:rPr>
        <w:t>Shuai Wang</w:t>
      </w:r>
      <w:r w:rsidR="001642B4" w:rsidRPr="001642B4">
        <w:rPr>
          <w:rFonts w:ascii="Times New Roman" w:hAnsi="Times New Roman" w:cs="Times New Roman" w:hint="eastAsia"/>
          <w:b/>
          <w:lang w:eastAsia="zh-CN"/>
        </w:rPr>
        <w:t>,</w:t>
      </w:r>
      <w:r w:rsidR="001642B4" w:rsidRPr="001642B4">
        <w:rPr>
          <w:rFonts w:ascii="Times New Roman" w:hAnsi="Times New Roman" w:cs="Times New Roman"/>
          <w:b/>
          <w:lang w:eastAsia="zh-CN"/>
        </w:rPr>
        <w:t xml:space="preserve"> </w:t>
      </w:r>
      <w:proofErr w:type="spellStart"/>
      <w:r w:rsidRPr="001642B4">
        <w:rPr>
          <w:rFonts w:ascii="Times New Roman" w:hAnsi="Times New Roman" w:cs="Times New Roman"/>
          <w:b/>
        </w:rPr>
        <w:t>Xutong</w:t>
      </w:r>
      <w:proofErr w:type="spellEnd"/>
      <w:r w:rsidRPr="001642B4">
        <w:rPr>
          <w:rFonts w:ascii="Times New Roman" w:hAnsi="Times New Roman" w:cs="Times New Roman"/>
          <w:b/>
        </w:rPr>
        <w:t xml:space="preserve"> Wu</w:t>
      </w:r>
      <w:r w:rsidR="001642B4" w:rsidRPr="001642B4">
        <w:rPr>
          <w:rFonts w:ascii="Times New Roman" w:hAnsi="Times New Roman" w:cs="Times New Roman" w:hint="eastAsia"/>
          <w:b/>
          <w:lang w:eastAsia="zh-CN"/>
        </w:rPr>
        <w:t>,</w:t>
      </w:r>
      <w:r w:rsidR="001642B4" w:rsidRPr="001642B4">
        <w:rPr>
          <w:rFonts w:ascii="Times New Roman" w:hAnsi="Times New Roman" w:cs="Times New Roman"/>
          <w:b/>
          <w:lang w:eastAsia="zh-CN"/>
        </w:rPr>
        <w:t xml:space="preserve"> </w:t>
      </w:r>
      <w:proofErr w:type="spellStart"/>
      <w:r w:rsidRPr="001642B4">
        <w:rPr>
          <w:rFonts w:ascii="Times New Roman" w:hAnsi="Times New Roman" w:cs="Times New Roman"/>
          <w:b/>
        </w:rPr>
        <w:t>Yongping</w:t>
      </w:r>
      <w:proofErr w:type="spellEnd"/>
      <w:r w:rsidRPr="001642B4">
        <w:rPr>
          <w:rFonts w:ascii="Times New Roman" w:hAnsi="Times New Roman" w:cs="Times New Roman"/>
          <w:b/>
        </w:rPr>
        <w:t xml:space="preserve"> Wei</w:t>
      </w:r>
      <w:r w:rsidR="001642B4" w:rsidRPr="001642B4">
        <w:rPr>
          <w:rFonts w:ascii="Times New Roman" w:hAnsi="Times New Roman" w:cs="Times New Roman" w:hint="eastAsia"/>
          <w:b/>
          <w:lang w:eastAsia="zh-CN"/>
        </w:rPr>
        <w:t>,</w:t>
      </w:r>
      <w:r w:rsidR="00BF24A6">
        <w:rPr>
          <w:rFonts w:ascii="Times New Roman" w:hAnsi="Times New Roman" w:cs="Times New Roman"/>
          <w:b/>
          <w:lang w:eastAsia="zh-CN"/>
        </w:rPr>
        <w:t xml:space="preserve"> Graeme S. Cumming,</w:t>
      </w:r>
      <w:r w:rsidR="001642B4" w:rsidRPr="001642B4">
        <w:rPr>
          <w:rFonts w:ascii="Times New Roman" w:hAnsi="Times New Roman" w:cs="Times New Roman"/>
          <w:b/>
          <w:lang w:eastAsia="zh-CN"/>
        </w:rPr>
        <w:t xml:space="preserve"> </w:t>
      </w:r>
      <w:proofErr w:type="spellStart"/>
      <w:r w:rsidRPr="001642B4">
        <w:rPr>
          <w:rFonts w:ascii="Times New Roman" w:hAnsi="Times New Roman" w:cs="Times New Roman"/>
          <w:b/>
        </w:rPr>
        <w:t>Bojie</w:t>
      </w:r>
      <w:proofErr w:type="spellEnd"/>
      <w:r w:rsidRPr="001642B4">
        <w:rPr>
          <w:rFonts w:ascii="Times New Roman" w:hAnsi="Times New Roman" w:cs="Times New Roman"/>
          <w:b/>
        </w:rPr>
        <w:t xml:space="preserve"> Fu</w:t>
      </w:r>
      <w:r w:rsidR="001642B4">
        <w:rPr>
          <w:rFonts w:ascii="Times New Roman" w:hAnsi="Times New Roman" w:cs="Times New Roman"/>
          <w:b/>
        </w:rPr>
        <w:t>*</w:t>
      </w:r>
    </w:p>
    <w:p w14:paraId="1A87DC8E" w14:textId="77777777" w:rsidR="001642B4" w:rsidRDefault="001642B4" w:rsidP="001642B4">
      <w:pPr>
        <w:rPr>
          <w:rFonts w:ascii="Arial" w:hAnsi="Arial" w:cs="Arial"/>
          <w:b/>
          <w:color w:val="000000"/>
          <w:sz w:val="20"/>
          <w:szCs w:val="20"/>
        </w:rPr>
      </w:pPr>
    </w:p>
    <w:p w14:paraId="6924ECAE" w14:textId="77777777" w:rsidR="001642B4" w:rsidRPr="00F5629F" w:rsidRDefault="001642B4" w:rsidP="001642B4">
      <w:pPr>
        <w:rPr>
          <w:rFonts w:ascii="Arial" w:hAnsi="Arial" w:cs="Arial"/>
          <w:b/>
          <w:color w:val="000000"/>
          <w:sz w:val="20"/>
          <w:szCs w:val="20"/>
        </w:rPr>
      </w:pPr>
      <w:r w:rsidRPr="00980C22">
        <w:rPr>
          <w:rFonts w:ascii="Arial" w:hAnsi="Arial" w:cs="Arial"/>
          <w:b/>
          <w:color w:val="000000"/>
          <w:sz w:val="20"/>
          <w:szCs w:val="20"/>
        </w:rPr>
        <w:t>Abstract</w:t>
      </w:r>
    </w:p>
    <w:p w14:paraId="4898B8C9" w14:textId="0262AE07" w:rsidR="001642B4" w:rsidRPr="00DA7F37" w:rsidRDefault="00BF24A6" w:rsidP="00BF24A6">
      <w:pPr>
        <w:pStyle w:val="FirstParagraph"/>
        <w:jc w:val="both"/>
        <w:rPr>
          <w:rFonts w:ascii="Times New Roman" w:hAnsi="Times New Roman" w:cs="Times New Roman"/>
        </w:rPr>
      </w:pPr>
      <w:bookmarkStart w:id="2" w:name="OLE_LINK3"/>
      <w:bookmarkStart w:id="3" w:name="OLE_LINK4"/>
      <w:r>
        <w:rPr>
          <w:rFonts w:ascii="Times New Roman" w:hAnsi="Times New Roman" w:cs="Times New Roman"/>
        </w:rPr>
        <w:t>In many large river basins, the use and governance of rivers for socio-economic development has led to a global transformation from natural to social-ecological or ‘</w:t>
      </w:r>
      <w:proofErr w:type="spellStart"/>
      <w:r>
        <w:rPr>
          <w:rFonts w:ascii="Times New Roman" w:hAnsi="Times New Roman" w:cs="Times New Roman"/>
        </w:rPr>
        <w:t>hydrosocial</w:t>
      </w:r>
      <w:proofErr w:type="spellEnd"/>
      <w:r>
        <w:rPr>
          <w:rFonts w:ascii="Times New Roman" w:hAnsi="Times New Roman" w:cs="Times New Roman"/>
        </w:rPr>
        <w:t xml:space="preserve">’ water regimes. </w:t>
      </w:r>
      <w:bookmarkStart w:id="4" w:name="OLE_LINK5"/>
      <w:bookmarkStart w:id="5" w:name="OLE_LINK6"/>
      <w:r>
        <w:rPr>
          <w:rFonts w:ascii="Times New Roman" w:hAnsi="Times New Roman" w:cs="Times New Roman"/>
        </w:rPr>
        <w:t xml:space="preserve">Water governance </w:t>
      </w:r>
      <w:r w:rsidRPr="00DA7F37">
        <w:rPr>
          <w:rFonts w:ascii="Times New Roman" w:hAnsi="Times New Roman" w:cs="Times New Roman"/>
        </w:rPr>
        <w:t>decides who gets water, when</w:t>
      </w:r>
      <w:r>
        <w:rPr>
          <w:rFonts w:ascii="Times New Roman" w:hAnsi="Times New Roman" w:cs="Times New Roman"/>
        </w:rPr>
        <w:t>,</w:t>
      </w:r>
      <w:r w:rsidRPr="00DA7F37">
        <w:rPr>
          <w:rFonts w:ascii="Times New Roman" w:hAnsi="Times New Roman" w:cs="Times New Roman"/>
        </w:rPr>
        <w:t xml:space="preserve"> and how much</w:t>
      </w:r>
      <w:r>
        <w:rPr>
          <w:rFonts w:ascii="Times New Roman" w:hAnsi="Times New Roman" w:cs="Times New Roman"/>
        </w:rPr>
        <w:t>. Identifying how and when water governance regimes change</w:t>
      </w:r>
      <w:r w:rsidRPr="00BF24A6">
        <w:rPr>
          <w:rFonts w:ascii="Times New Roman" w:hAnsi="Times New Roman" w:cs="Times New Roman"/>
        </w:rPr>
        <w:t xml:space="preserve"> </w:t>
      </w:r>
      <w:r w:rsidRPr="00DA7F37">
        <w:rPr>
          <w:rFonts w:ascii="Times New Roman" w:hAnsi="Times New Roman" w:cs="Times New Roman"/>
        </w:rPr>
        <w:t xml:space="preserve">is </w:t>
      </w:r>
      <w:r>
        <w:rPr>
          <w:rFonts w:ascii="Times New Roman" w:hAnsi="Times New Roman" w:cs="Times New Roman"/>
        </w:rPr>
        <w:t xml:space="preserve">therefore </w:t>
      </w:r>
      <w:r w:rsidRPr="00DA7F37">
        <w:rPr>
          <w:rFonts w:ascii="Times New Roman" w:hAnsi="Times New Roman" w:cs="Times New Roman"/>
        </w:rPr>
        <w:t xml:space="preserve">critical to </w:t>
      </w:r>
      <w:r>
        <w:rPr>
          <w:rFonts w:ascii="Times New Roman" w:hAnsi="Times New Roman" w:cs="Times New Roman"/>
        </w:rPr>
        <w:t xml:space="preserve">understanding </w:t>
      </w:r>
      <w:r w:rsidR="008B0C03">
        <w:rPr>
          <w:rFonts w:ascii="Times New Roman" w:hAnsi="Times New Roman" w:cs="Times New Roman"/>
        </w:rPr>
        <w:t xml:space="preserve">social-ecological </w:t>
      </w:r>
      <w:r>
        <w:rPr>
          <w:rFonts w:ascii="Times New Roman" w:hAnsi="Times New Roman" w:cs="Times New Roman"/>
        </w:rPr>
        <w:t xml:space="preserve">water dynamics and </w:t>
      </w:r>
      <w:r w:rsidRPr="00DA7F37">
        <w:rPr>
          <w:rFonts w:ascii="Times New Roman" w:hAnsi="Times New Roman" w:cs="Times New Roman"/>
        </w:rPr>
        <w:t xml:space="preserve">guiding </w:t>
      </w:r>
      <w:r w:rsidR="008B0C03">
        <w:rPr>
          <w:rFonts w:ascii="Times New Roman" w:hAnsi="Times New Roman" w:cs="Times New Roman"/>
        </w:rPr>
        <w:t xml:space="preserve">the </w:t>
      </w:r>
      <w:r w:rsidRPr="00DA7F37">
        <w:rPr>
          <w:rFonts w:ascii="Times New Roman" w:hAnsi="Times New Roman" w:cs="Times New Roman"/>
        </w:rPr>
        <w:t xml:space="preserve">efficient and sustainable </w:t>
      </w:r>
      <w:r w:rsidR="008B0C03" w:rsidRPr="00DA7F37">
        <w:rPr>
          <w:rFonts w:ascii="Times New Roman" w:hAnsi="Times New Roman" w:cs="Times New Roman"/>
        </w:rPr>
        <w:t>use</w:t>
      </w:r>
      <w:r w:rsidR="008B0C03">
        <w:rPr>
          <w:rFonts w:ascii="Times New Roman" w:hAnsi="Times New Roman" w:cs="Times New Roman"/>
        </w:rPr>
        <w:t xml:space="preserve"> of</w:t>
      </w:r>
      <w:r w:rsidR="008B0C03" w:rsidRPr="00DA7F37">
        <w:rPr>
          <w:rFonts w:ascii="Times New Roman" w:hAnsi="Times New Roman" w:cs="Times New Roman"/>
        </w:rPr>
        <w:t xml:space="preserve"> </w:t>
      </w:r>
      <w:r w:rsidRPr="00DA7F37">
        <w:rPr>
          <w:rFonts w:ascii="Times New Roman" w:hAnsi="Times New Roman" w:cs="Times New Roman"/>
        </w:rPr>
        <w:t>water.</w:t>
      </w:r>
      <w:bookmarkEnd w:id="2"/>
      <w:bookmarkEnd w:id="3"/>
      <w:r>
        <w:rPr>
          <w:rFonts w:ascii="Times New Roman" w:hAnsi="Times New Roman" w:cs="Times New Roman"/>
        </w:rPr>
        <w:t xml:space="preserve"> </w:t>
      </w:r>
      <w:bookmarkStart w:id="6" w:name="OLE_LINK7"/>
      <w:bookmarkStart w:id="7" w:name="OLE_LINK8"/>
      <w:bookmarkEnd w:id="4"/>
      <w:bookmarkEnd w:id="5"/>
      <w:r>
        <w:rPr>
          <w:rFonts w:ascii="Times New Roman" w:hAnsi="Times New Roman" w:cs="Times New Roman"/>
        </w:rPr>
        <w:t xml:space="preserve">We combined </w:t>
      </w:r>
      <w:r w:rsidR="001642B4" w:rsidRPr="00DA7F37">
        <w:rPr>
          <w:rFonts w:ascii="Times New Roman" w:hAnsi="Times New Roman" w:cs="Times New Roman"/>
        </w:rPr>
        <w:t>three main dimensions</w:t>
      </w:r>
      <w:r>
        <w:rPr>
          <w:rFonts w:ascii="Times New Roman" w:hAnsi="Times New Roman" w:cs="Times New Roman"/>
        </w:rPr>
        <w:t xml:space="preserve"> of water governance</w:t>
      </w:r>
      <w:r w:rsidR="001642B4" w:rsidRPr="00DA7F37">
        <w:rPr>
          <w:rFonts w:ascii="Times New Roman" w:hAnsi="Times New Roman" w:cs="Times New Roman"/>
        </w:rPr>
        <w:t xml:space="preserve"> (supply, purpose and allocation) </w:t>
      </w:r>
      <w:r w:rsidR="003B514A">
        <w:rPr>
          <w:rFonts w:ascii="Times New Roman" w:hAnsi="Times New Roman" w:cs="Times New Roman"/>
        </w:rPr>
        <w:t>to</w:t>
      </w:r>
      <w:r w:rsidR="003B514A" w:rsidRPr="00DA7F37">
        <w:rPr>
          <w:rFonts w:ascii="Times New Roman" w:hAnsi="Times New Roman" w:cs="Times New Roman"/>
        </w:rPr>
        <w:t xml:space="preserve"> </w:t>
      </w:r>
      <w:r w:rsidR="001642B4" w:rsidRPr="00DA7F37">
        <w:rPr>
          <w:rFonts w:ascii="Times New Roman" w:hAnsi="Times New Roman" w:cs="Times New Roman"/>
        </w:rPr>
        <w:t>develop a</w:t>
      </w:r>
      <w:r w:rsidR="008B0C03">
        <w:rPr>
          <w:rFonts w:ascii="Times New Roman" w:hAnsi="Times New Roman" w:cs="Times New Roman"/>
        </w:rPr>
        <w:t xml:space="preserve"> quantitative</w:t>
      </w:r>
      <w:r w:rsidR="001642B4" w:rsidRPr="00DA7F37">
        <w:rPr>
          <w:rFonts w:ascii="Times New Roman" w:hAnsi="Times New Roman" w:cs="Times New Roman"/>
        </w:rPr>
        <w:t xml:space="preserve"> Integrated Water Governance Index (IWGI) </w:t>
      </w:r>
      <w:r w:rsidR="003B514A">
        <w:rPr>
          <w:rFonts w:ascii="Times New Roman" w:hAnsi="Times New Roman" w:cs="Times New Roman"/>
        </w:rPr>
        <w:t>that can</w:t>
      </w:r>
      <w:r w:rsidR="008B0C03">
        <w:rPr>
          <w:rFonts w:ascii="Times New Roman" w:hAnsi="Times New Roman" w:cs="Times New Roman"/>
        </w:rPr>
        <w:t xml:space="preserve"> </w:t>
      </w:r>
      <w:r w:rsidR="001642B4" w:rsidRPr="00DA7F37">
        <w:rPr>
          <w:rFonts w:ascii="Times New Roman" w:hAnsi="Times New Roman" w:cs="Times New Roman"/>
        </w:rPr>
        <w:t xml:space="preserve">detect regime shifts </w:t>
      </w:r>
      <w:r w:rsidR="008B0C03">
        <w:rPr>
          <w:rFonts w:ascii="Times New Roman" w:hAnsi="Times New Roman" w:cs="Times New Roman"/>
        </w:rPr>
        <w:t>in</w:t>
      </w:r>
      <w:r w:rsidR="008B0C03" w:rsidRPr="00DA7F37">
        <w:rPr>
          <w:rFonts w:ascii="Times New Roman" w:hAnsi="Times New Roman" w:cs="Times New Roman"/>
        </w:rPr>
        <w:t xml:space="preserve"> </w:t>
      </w:r>
      <w:r w:rsidR="001642B4" w:rsidRPr="00DA7F37">
        <w:rPr>
          <w:rFonts w:ascii="Times New Roman" w:hAnsi="Times New Roman" w:cs="Times New Roman"/>
        </w:rPr>
        <w:t>water governance at a basin scale.</w:t>
      </w:r>
      <w:bookmarkEnd w:id="6"/>
      <w:bookmarkEnd w:id="7"/>
      <w:r w:rsidR="001642B4" w:rsidRPr="00DA7F37">
        <w:rPr>
          <w:rFonts w:ascii="Times New Roman" w:hAnsi="Times New Roman" w:cs="Times New Roman"/>
        </w:rPr>
        <w:t xml:space="preserve"> </w:t>
      </w:r>
      <w:bookmarkStart w:id="8" w:name="OLE_LINK9"/>
      <w:bookmarkStart w:id="9" w:name="OLE_LINK10"/>
      <w:r w:rsidR="003B514A">
        <w:rPr>
          <w:rFonts w:ascii="Times New Roman" w:hAnsi="Times New Roman" w:cs="Times New Roman"/>
        </w:rPr>
        <w:t>A</w:t>
      </w:r>
      <w:r w:rsidR="001642B4" w:rsidRPr="00DA7F37">
        <w:rPr>
          <w:rFonts w:ascii="Times New Roman" w:hAnsi="Times New Roman" w:cs="Times New Roman"/>
        </w:rPr>
        <w:t>pplying the index to a rapid</w:t>
      </w:r>
      <w:r w:rsidR="003B514A">
        <w:rPr>
          <w:rFonts w:ascii="Times New Roman" w:hAnsi="Times New Roman" w:cs="Times New Roman"/>
        </w:rPr>
        <w:t>ly</w:t>
      </w:r>
      <w:r w:rsidR="001642B4" w:rsidRPr="00DA7F37">
        <w:rPr>
          <w:rFonts w:ascii="Times New Roman" w:hAnsi="Times New Roman" w:cs="Times New Roman"/>
        </w:rPr>
        <w:t xml:space="preserve">-changing </w:t>
      </w:r>
      <w:r w:rsidR="008B0C03">
        <w:rPr>
          <w:rFonts w:ascii="Times New Roman" w:hAnsi="Times New Roman" w:cs="Times New Roman"/>
        </w:rPr>
        <w:t xml:space="preserve">large river </w:t>
      </w:r>
      <w:r w:rsidR="001642B4" w:rsidRPr="00DA7F37">
        <w:rPr>
          <w:rFonts w:ascii="Times New Roman" w:hAnsi="Times New Roman" w:cs="Times New Roman"/>
        </w:rPr>
        <w:t xml:space="preserve">basin </w:t>
      </w:r>
      <w:r w:rsidR="003B514A">
        <w:rPr>
          <w:rFonts w:ascii="Times New Roman" w:hAnsi="Times New Roman" w:cs="Times New Roman"/>
        </w:rPr>
        <w:t>(</w:t>
      </w:r>
      <w:r w:rsidR="001642B4" w:rsidRPr="00DA7F37">
        <w:rPr>
          <w:rFonts w:ascii="Times New Roman" w:hAnsi="Times New Roman" w:cs="Times New Roman"/>
        </w:rPr>
        <w:t>the Yellow River Basin, China</w:t>
      </w:r>
      <w:r w:rsidR="003B514A">
        <w:rPr>
          <w:rFonts w:ascii="Times New Roman" w:hAnsi="Times New Roman" w:cs="Times New Roman"/>
        </w:rPr>
        <w:t>) shows that</w:t>
      </w:r>
      <w:r w:rsidR="001642B4" w:rsidRPr="00DA7F37">
        <w:rPr>
          <w:rFonts w:ascii="Times New Roman" w:hAnsi="Times New Roman" w:cs="Times New Roman"/>
        </w:rPr>
        <w:t xml:space="preserve"> </w:t>
      </w:r>
      <w:r w:rsidR="003B514A">
        <w:rPr>
          <w:rFonts w:ascii="Times New Roman" w:hAnsi="Times New Roman" w:cs="Times New Roman"/>
        </w:rPr>
        <w:t xml:space="preserve">it can describe </w:t>
      </w:r>
      <w:r w:rsidR="001642B4" w:rsidRPr="00DA7F37">
        <w:rPr>
          <w:rFonts w:ascii="Times New Roman" w:hAnsi="Times New Roman" w:cs="Times New Roman"/>
        </w:rPr>
        <w:t>shifts between three water governance regimes (</w:t>
      </w:r>
      <w:r w:rsidR="008B0C03">
        <w:rPr>
          <w:rFonts w:ascii="Times New Roman" w:hAnsi="Times New Roman" w:cs="Times New Roman"/>
        </w:rPr>
        <w:t xml:space="preserve">respectively, </w:t>
      </w:r>
      <w:r w:rsidR="001642B4" w:rsidRPr="00DA7F37">
        <w:rPr>
          <w:rFonts w:ascii="Times New Roman" w:hAnsi="Times New Roman" w:cs="Times New Roman"/>
        </w:rPr>
        <w:t>massive supply regime</w:t>
      </w:r>
      <w:r w:rsidR="008B0C03">
        <w:rPr>
          <w:rFonts w:ascii="Times New Roman" w:hAnsi="Times New Roman" w:cs="Times New Roman"/>
        </w:rPr>
        <w:t>;</w:t>
      </w:r>
      <w:r w:rsidR="001642B4" w:rsidRPr="00DA7F37">
        <w:rPr>
          <w:rFonts w:ascii="Times New Roman" w:hAnsi="Times New Roman" w:cs="Times New Roman"/>
        </w:rPr>
        <w:t xml:space="preserve"> purpose</w:t>
      </w:r>
      <w:r w:rsidR="0000493D">
        <w:rPr>
          <w:rFonts w:ascii="Times New Roman" w:hAnsi="Times New Roman" w:cs="Times New Roman"/>
        </w:rPr>
        <w:t>-</w:t>
      </w:r>
      <w:r w:rsidR="001642B4" w:rsidRPr="00DA7F37">
        <w:rPr>
          <w:rFonts w:ascii="Times New Roman" w:hAnsi="Times New Roman" w:cs="Times New Roman"/>
        </w:rPr>
        <w:t>turned regime</w:t>
      </w:r>
      <w:r w:rsidR="008B0C03">
        <w:rPr>
          <w:rFonts w:ascii="Times New Roman" w:hAnsi="Times New Roman" w:cs="Times New Roman"/>
        </w:rPr>
        <w:t>; and</w:t>
      </w:r>
      <w:r w:rsidR="001642B4" w:rsidRPr="00DA7F37">
        <w:rPr>
          <w:rFonts w:ascii="Times New Roman" w:hAnsi="Times New Roman" w:cs="Times New Roman"/>
        </w:rPr>
        <w:t xml:space="preserve"> all-sided governance regime) </w:t>
      </w:r>
      <w:r w:rsidR="003B514A">
        <w:rPr>
          <w:rFonts w:ascii="Times New Roman" w:hAnsi="Times New Roman" w:cs="Times New Roman"/>
        </w:rPr>
        <w:t>over</w:t>
      </w:r>
      <w:r w:rsidR="003B514A" w:rsidRPr="00DA7F37">
        <w:rPr>
          <w:rFonts w:ascii="Times New Roman" w:hAnsi="Times New Roman" w:cs="Times New Roman"/>
        </w:rPr>
        <w:t xml:space="preserve"> </w:t>
      </w:r>
      <w:r w:rsidR="001642B4" w:rsidRPr="00DA7F37">
        <w:rPr>
          <w:rFonts w:ascii="Times New Roman" w:hAnsi="Times New Roman" w:cs="Times New Roman"/>
        </w:rPr>
        <w:t>half a century</w:t>
      </w:r>
      <w:r w:rsidR="008B0C03">
        <w:rPr>
          <w:rFonts w:ascii="Times New Roman" w:hAnsi="Times New Roman" w:cs="Times New Roman"/>
        </w:rPr>
        <w:t>,</w:t>
      </w:r>
      <w:r w:rsidR="003B514A">
        <w:rPr>
          <w:rFonts w:ascii="Times New Roman" w:hAnsi="Times New Roman" w:cs="Times New Roman"/>
        </w:rPr>
        <w:t xml:space="preserve"> and offer a way to relate these </w:t>
      </w:r>
      <w:r w:rsidR="008B0C03">
        <w:rPr>
          <w:rFonts w:ascii="Times New Roman" w:hAnsi="Times New Roman" w:cs="Times New Roman"/>
        </w:rPr>
        <w:t>shifts</w:t>
      </w:r>
      <w:r w:rsidR="003B514A">
        <w:rPr>
          <w:rFonts w:ascii="Times New Roman" w:hAnsi="Times New Roman" w:cs="Times New Roman"/>
        </w:rPr>
        <w:t xml:space="preserve"> to </w:t>
      </w:r>
      <w:r w:rsidR="001642B4" w:rsidRPr="00DA7F37">
        <w:rPr>
          <w:rFonts w:ascii="Times New Roman" w:hAnsi="Times New Roman" w:cs="Times New Roman"/>
        </w:rPr>
        <w:t xml:space="preserve">environmental, economic social and political changes. </w:t>
      </w:r>
      <w:bookmarkStart w:id="10" w:name="OLE_LINK11"/>
      <w:bookmarkStart w:id="11" w:name="OLE_LINK12"/>
      <w:bookmarkEnd w:id="8"/>
      <w:bookmarkEnd w:id="9"/>
      <w:r w:rsidR="003B514A">
        <w:rPr>
          <w:rFonts w:ascii="Times New Roman" w:hAnsi="Times New Roman" w:cs="Times New Roman"/>
        </w:rPr>
        <w:t>Our application of the IWGI suggests</w:t>
      </w:r>
      <w:r w:rsidR="001642B4" w:rsidRPr="00DA7F37">
        <w:rPr>
          <w:rFonts w:ascii="Times New Roman" w:hAnsi="Times New Roman" w:cs="Times New Roman"/>
        </w:rPr>
        <w:t xml:space="preserve"> a widespread transition schema </w:t>
      </w:r>
      <w:r w:rsidR="003B514A">
        <w:rPr>
          <w:rFonts w:ascii="Times New Roman" w:hAnsi="Times New Roman" w:cs="Times New Roman"/>
        </w:rPr>
        <w:t>for</w:t>
      </w:r>
      <w:r w:rsidR="003B514A" w:rsidRPr="00DA7F37">
        <w:rPr>
          <w:rFonts w:ascii="Times New Roman" w:hAnsi="Times New Roman" w:cs="Times New Roman"/>
        </w:rPr>
        <w:t xml:space="preserve"> </w:t>
      </w:r>
      <w:r w:rsidR="001642B4" w:rsidRPr="00DA7F37">
        <w:rPr>
          <w:rFonts w:ascii="Times New Roman" w:hAnsi="Times New Roman" w:cs="Times New Roman"/>
        </w:rPr>
        <w:t>water governance regimes</w:t>
      </w:r>
      <w:r w:rsidR="003B514A">
        <w:rPr>
          <w:rFonts w:ascii="Times New Roman" w:hAnsi="Times New Roman" w:cs="Times New Roman"/>
        </w:rPr>
        <w:t xml:space="preserve"> and a</w:t>
      </w:r>
      <w:r w:rsidR="001642B4" w:rsidRPr="00DA7F37">
        <w:rPr>
          <w:rFonts w:ascii="Times New Roman" w:hAnsi="Times New Roman" w:cs="Times New Roman"/>
        </w:rPr>
        <w:t xml:space="preserve"> </w:t>
      </w:r>
      <w:r w:rsidR="003B514A">
        <w:rPr>
          <w:rFonts w:ascii="Times New Roman" w:hAnsi="Times New Roman" w:cs="Times New Roman"/>
        </w:rPr>
        <w:t>general</w:t>
      </w:r>
      <w:r w:rsidR="001642B4" w:rsidRPr="00DA7F37">
        <w:rPr>
          <w:rFonts w:ascii="Times New Roman" w:hAnsi="Times New Roman" w:cs="Times New Roman"/>
        </w:rPr>
        <w:t xml:space="preserve"> transformative trajectory </w:t>
      </w:r>
      <w:r w:rsidR="008B0C03">
        <w:rPr>
          <w:rFonts w:ascii="Times New Roman" w:hAnsi="Times New Roman" w:cs="Times New Roman"/>
        </w:rPr>
        <w:t>as a hypothesis for understanding</w:t>
      </w:r>
      <w:r w:rsidR="003B514A">
        <w:rPr>
          <w:rFonts w:ascii="Times New Roman" w:hAnsi="Times New Roman" w:cs="Times New Roman"/>
        </w:rPr>
        <w:t xml:space="preserve"> </w:t>
      </w:r>
      <w:r w:rsidR="001642B4" w:rsidRPr="00DA7F37">
        <w:rPr>
          <w:rFonts w:ascii="Times New Roman" w:hAnsi="Times New Roman" w:cs="Times New Roman"/>
        </w:rPr>
        <w:t>hydro-social water cycle</w:t>
      </w:r>
      <w:r w:rsidR="008B0C03">
        <w:rPr>
          <w:rFonts w:ascii="Times New Roman" w:hAnsi="Times New Roman" w:cs="Times New Roman"/>
        </w:rPr>
        <w:t>s</w:t>
      </w:r>
      <w:r w:rsidR="001642B4" w:rsidRPr="00DA7F37">
        <w:rPr>
          <w:rFonts w:ascii="Times New Roman" w:hAnsi="Times New Roman" w:cs="Times New Roman"/>
        </w:rPr>
        <w:t xml:space="preserve"> in the Anthropocene. </w:t>
      </w:r>
      <w:bookmarkStart w:id="12" w:name="OLE_LINK13"/>
      <w:bookmarkStart w:id="13" w:name="OLE_LINK14"/>
      <w:bookmarkEnd w:id="10"/>
      <w:bookmarkEnd w:id="11"/>
      <w:r w:rsidR="003B514A">
        <w:rPr>
          <w:rFonts w:ascii="Times New Roman" w:hAnsi="Times New Roman" w:cs="Times New Roman"/>
        </w:rPr>
        <w:t>The</w:t>
      </w:r>
      <w:r w:rsidR="003B514A" w:rsidRPr="00DA7F37">
        <w:rPr>
          <w:rFonts w:ascii="Times New Roman" w:hAnsi="Times New Roman" w:cs="Times New Roman"/>
        </w:rPr>
        <w:t xml:space="preserve"> </w:t>
      </w:r>
      <w:r w:rsidR="001642B4" w:rsidRPr="00DA7F37">
        <w:rPr>
          <w:rFonts w:ascii="Times New Roman" w:hAnsi="Times New Roman" w:cs="Times New Roman"/>
        </w:rPr>
        <w:t xml:space="preserve">different governance challenges </w:t>
      </w:r>
      <w:r w:rsidR="003B514A">
        <w:rPr>
          <w:rFonts w:ascii="Times New Roman" w:hAnsi="Times New Roman" w:cs="Times New Roman"/>
        </w:rPr>
        <w:t xml:space="preserve">that </w:t>
      </w:r>
      <w:r w:rsidR="001642B4" w:rsidRPr="00DA7F37">
        <w:rPr>
          <w:rFonts w:ascii="Times New Roman" w:hAnsi="Times New Roman" w:cs="Times New Roman"/>
        </w:rPr>
        <w:t xml:space="preserve">occurred at different phases </w:t>
      </w:r>
      <w:r w:rsidR="003B514A">
        <w:rPr>
          <w:rFonts w:ascii="Times New Roman" w:hAnsi="Times New Roman" w:cs="Times New Roman"/>
        </w:rPr>
        <w:t>of the</w:t>
      </w:r>
      <w:r w:rsidR="003B514A" w:rsidRPr="00DA7F37">
        <w:rPr>
          <w:rFonts w:ascii="Times New Roman" w:hAnsi="Times New Roman" w:cs="Times New Roman"/>
        </w:rPr>
        <w:t xml:space="preserve"> </w:t>
      </w:r>
      <w:r w:rsidR="001642B4" w:rsidRPr="00DA7F37">
        <w:rPr>
          <w:rFonts w:ascii="Times New Roman" w:hAnsi="Times New Roman" w:cs="Times New Roman"/>
        </w:rPr>
        <w:t>transition</w:t>
      </w:r>
      <w:r w:rsidR="003B514A">
        <w:rPr>
          <w:rFonts w:ascii="Times New Roman" w:hAnsi="Times New Roman" w:cs="Times New Roman"/>
        </w:rPr>
        <w:t xml:space="preserve"> of the Yellow River</w:t>
      </w:r>
      <w:r w:rsidR="001642B4" w:rsidRPr="00DA7F37">
        <w:rPr>
          <w:rFonts w:ascii="Times New Roman" w:hAnsi="Times New Roman" w:cs="Times New Roman"/>
        </w:rPr>
        <w:t xml:space="preserve"> </w:t>
      </w:r>
      <w:r w:rsidR="008B0C03">
        <w:rPr>
          <w:rFonts w:ascii="Times New Roman" w:hAnsi="Times New Roman" w:cs="Times New Roman"/>
        </w:rPr>
        <w:t xml:space="preserve">also </w:t>
      </w:r>
      <w:r w:rsidR="003B514A">
        <w:rPr>
          <w:rFonts w:ascii="Times New Roman" w:hAnsi="Times New Roman" w:cs="Times New Roman"/>
        </w:rPr>
        <w:t>suggest</w:t>
      </w:r>
      <w:r w:rsidR="001642B4" w:rsidRPr="00DA7F37">
        <w:rPr>
          <w:rFonts w:ascii="Times New Roman" w:hAnsi="Times New Roman" w:cs="Times New Roman"/>
        </w:rPr>
        <w:t xml:space="preserve"> </w:t>
      </w:r>
      <w:r w:rsidR="003B514A">
        <w:rPr>
          <w:rFonts w:ascii="Times New Roman" w:hAnsi="Times New Roman" w:cs="Times New Roman"/>
        </w:rPr>
        <w:t xml:space="preserve">potentially </w:t>
      </w:r>
      <w:r w:rsidR="001642B4" w:rsidRPr="00DA7F37">
        <w:rPr>
          <w:rFonts w:ascii="Times New Roman" w:hAnsi="Times New Roman" w:cs="Times New Roman"/>
        </w:rPr>
        <w:t>useful guideline</w:t>
      </w:r>
      <w:r w:rsidR="003B514A">
        <w:rPr>
          <w:rFonts w:ascii="Times New Roman" w:hAnsi="Times New Roman" w:cs="Times New Roman"/>
        </w:rPr>
        <w:t>s</w:t>
      </w:r>
      <w:r w:rsidR="001642B4" w:rsidRPr="00DA7F37">
        <w:rPr>
          <w:rFonts w:ascii="Times New Roman" w:hAnsi="Times New Roman" w:cs="Times New Roman"/>
        </w:rPr>
        <w:t xml:space="preserve"> for </w:t>
      </w:r>
      <w:r w:rsidR="008B0C03">
        <w:rPr>
          <w:rFonts w:ascii="Times New Roman" w:hAnsi="Times New Roman" w:cs="Times New Roman"/>
        </w:rPr>
        <w:t xml:space="preserve">the coordinated governance of </w:t>
      </w:r>
      <w:r w:rsidR="001642B4" w:rsidRPr="00DA7F37">
        <w:rPr>
          <w:rFonts w:ascii="Times New Roman" w:hAnsi="Times New Roman" w:cs="Times New Roman"/>
        </w:rPr>
        <w:t>big river basins</w:t>
      </w:r>
      <w:r w:rsidR="00D379E4">
        <w:rPr>
          <w:rFonts w:ascii="Times New Roman" w:hAnsi="Times New Roman" w:cs="Times New Roman"/>
        </w:rPr>
        <w:t xml:space="preserve"> in general</w:t>
      </w:r>
      <w:r w:rsidR="001642B4" w:rsidRPr="00DA7F37">
        <w:rPr>
          <w:rFonts w:ascii="Times New Roman" w:hAnsi="Times New Roman" w:cs="Times New Roman"/>
        </w:rPr>
        <w:t>.</w:t>
      </w:r>
      <w:bookmarkEnd w:id="12"/>
      <w:bookmarkEnd w:id="13"/>
    </w:p>
    <w:p w14:paraId="25F5CE3D" w14:textId="77777777" w:rsidR="001642B4" w:rsidRPr="007E751B" w:rsidRDefault="001642B4" w:rsidP="001642B4">
      <w:pPr>
        <w:keepNext/>
        <w:pBdr>
          <w:top w:val="nil"/>
          <w:left w:val="nil"/>
          <w:bottom w:val="nil"/>
          <w:right w:val="nil"/>
          <w:between w:val="nil"/>
        </w:pBdr>
        <w:spacing w:before="240" w:after="60"/>
        <w:rPr>
          <w:rFonts w:ascii="Arial" w:hAnsi="Arial" w:cs="Arial"/>
          <w:color w:val="000000"/>
          <w:sz w:val="20"/>
          <w:szCs w:val="20"/>
        </w:rPr>
      </w:pPr>
      <w:r w:rsidRPr="00980C22">
        <w:rPr>
          <w:rFonts w:ascii="Arial" w:hAnsi="Arial" w:cs="Arial"/>
          <w:b/>
          <w:color w:val="000000"/>
          <w:sz w:val="20"/>
          <w:szCs w:val="20"/>
        </w:rPr>
        <w:t>Significance Statement</w:t>
      </w:r>
    </w:p>
    <w:p w14:paraId="61F5BE1E" w14:textId="0F3DD458" w:rsidR="001642B4" w:rsidRPr="00DA7F37" w:rsidRDefault="00D379E4" w:rsidP="00DA7F37">
      <w:pPr>
        <w:pStyle w:val="FirstParagraph"/>
        <w:jc w:val="both"/>
        <w:rPr>
          <w:rFonts w:ascii="Times New Roman" w:hAnsi="Times New Roman" w:cs="Times New Roman"/>
        </w:rPr>
      </w:pPr>
      <w:bookmarkStart w:id="14" w:name="OLE_LINK15"/>
      <w:bookmarkStart w:id="15" w:name="OLE_LINK16"/>
      <w:r>
        <w:rPr>
          <w:rFonts w:ascii="Times New Roman" w:hAnsi="Times New Roman" w:cs="Times New Roman"/>
        </w:rPr>
        <w:t>D</w:t>
      </w:r>
      <w:r w:rsidR="001642B4" w:rsidRPr="00DA7F37">
        <w:rPr>
          <w:rFonts w:ascii="Times New Roman" w:hAnsi="Times New Roman" w:cs="Times New Roman"/>
        </w:rPr>
        <w:t xml:space="preserve">evelopment </w:t>
      </w:r>
      <w:r>
        <w:rPr>
          <w:rFonts w:ascii="Times New Roman" w:hAnsi="Times New Roman" w:cs="Times New Roman"/>
        </w:rPr>
        <w:t xml:space="preserve">and maintenance </w:t>
      </w:r>
      <w:r w:rsidR="001642B4" w:rsidRPr="00DA7F37">
        <w:rPr>
          <w:rFonts w:ascii="Times New Roman" w:hAnsi="Times New Roman" w:cs="Times New Roman"/>
        </w:rPr>
        <w:t xml:space="preserve">of human societies </w:t>
      </w:r>
      <w:r>
        <w:rPr>
          <w:rFonts w:ascii="Times New Roman" w:hAnsi="Times New Roman" w:cs="Times New Roman"/>
        </w:rPr>
        <w:t>depends</w:t>
      </w:r>
      <w:r w:rsidRPr="00DA7F37">
        <w:rPr>
          <w:rFonts w:ascii="Times New Roman" w:hAnsi="Times New Roman" w:cs="Times New Roman"/>
        </w:rPr>
        <w:t xml:space="preserve"> </w:t>
      </w:r>
      <w:r w:rsidR="001642B4" w:rsidRPr="00DA7F37">
        <w:rPr>
          <w:rFonts w:ascii="Times New Roman" w:hAnsi="Times New Roman" w:cs="Times New Roman"/>
        </w:rPr>
        <w:t xml:space="preserve">on water. </w:t>
      </w:r>
      <w:r>
        <w:rPr>
          <w:rFonts w:ascii="Times New Roman" w:hAnsi="Times New Roman" w:cs="Times New Roman"/>
        </w:rPr>
        <w:t>A</w:t>
      </w:r>
      <w:r w:rsidR="001642B4" w:rsidRPr="00DA7F37">
        <w:rPr>
          <w:rFonts w:ascii="Times New Roman" w:hAnsi="Times New Roman" w:cs="Times New Roman"/>
        </w:rPr>
        <w:t>s natural water cycle</w:t>
      </w:r>
      <w:r>
        <w:rPr>
          <w:rFonts w:ascii="Times New Roman" w:hAnsi="Times New Roman" w:cs="Times New Roman"/>
        </w:rPr>
        <w:t>s</w:t>
      </w:r>
      <w:r w:rsidR="001642B4" w:rsidRPr="00DA7F37">
        <w:rPr>
          <w:rFonts w:ascii="Times New Roman" w:hAnsi="Times New Roman" w:cs="Times New Roman"/>
        </w:rPr>
        <w:t xml:space="preserve"> </w:t>
      </w:r>
      <w:r>
        <w:rPr>
          <w:rFonts w:ascii="Times New Roman" w:hAnsi="Times New Roman" w:cs="Times New Roman"/>
        </w:rPr>
        <w:t>are</w:t>
      </w:r>
      <w:r w:rsidR="001642B4" w:rsidRPr="00DA7F37">
        <w:rPr>
          <w:rFonts w:ascii="Times New Roman" w:hAnsi="Times New Roman" w:cs="Times New Roman"/>
        </w:rPr>
        <w:t xml:space="preserve"> </w:t>
      </w:r>
      <w:r>
        <w:rPr>
          <w:rFonts w:ascii="Times New Roman" w:hAnsi="Times New Roman" w:cs="Times New Roman"/>
        </w:rPr>
        <w:t>pushed</w:t>
      </w:r>
      <w:r w:rsidRPr="00DA7F37">
        <w:rPr>
          <w:rFonts w:ascii="Times New Roman" w:hAnsi="Times New Roman" w:cs="Times New Roman"/>
        </w:rPr>
        <w:t xml:space="preserve"> </w:t>
      </w:r>
      <w:r w:rsidR="001642B4" w:rsidRPr="00DA7F37">
        <w:rPr>
          <w:rFonts w:ascii="Times New Roman" w:hAnsi="Times New Roman" w:cs="Times New Roman"/>
        </w:rPr>
        <w:t xml:space="preserve">by </w:t>
      </w:r>
      <w:r>
        <w:rPr>
          <w:rFonts w:ascii="Times New Roman" w:hAnsi="Times New Roman" w:cs="Times New Roman"/>
        </w:rPr>
        <w:t xml:space="preserve">accelerating </w:t>
      </w:r>
      <w:r w:rsidR="001642B4" w:rsidRPr="00DA7F37">
        <w:rPr>
          <w:rFonts w:ascii="Times New Roman" w:hAnsi="Times New Roman" w:cs="Times New Roman"/>
        </w:rPr>
        <w:t xml:space="preserve">socio-economic processes towards a </w:t>
      </w:r>
      <w:proofErr w:type="spellStart"/>
      <w:r w:rsidR="001642B4" w:rsidRPr="00DA7F37">
        <w:rPr>
          <w:rFonts w:ascii="Times New Roman" w:hAnsi="Times New Roman" w:cs="Times New Roman"/>
        </w:rPr>
        <w:t>hydrosocial</w:t>
      </w:r>
      <w:proofErr w:type="spellEnd"/>
      <w:r w:rsidR="001642B4" w:rsidRPr="00DA7F37">
        <w:rPr>
          <w:rFonts w:ascii="Times New Roman" w:hAnsi="Times New Roman" w:cs="Times New Roman"/>
        </w:rPr>
        <w:t xml:space="preserve"> water cycle, big river basins are </w:t>
      </w:r>
      <w:r>
        <w:rPr>
          <w:rFonts w:ascii="Times New Roman" w:hAnsi="Times New Roman" w:cs="Times New Roman"/>
        </w:rPr>
        <w:t>often</w:t>
      </w:r>
      <w:r w:rsidRPr="00DA7F37">
        <w:rPr>
          <w:rFonts w:ascii="Times New Roman" w:hAnsi="Times New Roman" w:cs="Times New Roman"/>
        </w:rPr>
        <w:t xml:space="preserve"> </w:t>
      </w:r>
      <w:r w:rsidR="001642B4" w:rsidRPr="00DA7F37">
        <w:rPr>
          <w:rFonts w:ascii="Times New Roman" w:hAnsi="Times New Roman" w:cs="Times New Roman"/>
        </w:rPr>
        <w:t xml:space="preserve">governed phase by phase for further water use. </w:t>
      </w:r>
      <w:bookmarkStart w:id="16" w:name="OLE_LINK17"/>
      <w:bookmarkStart w:id="17" w:name="OLE_LINK18"/>
      <w:bookmarkEnd w:id="14"/>
      <w:bookmarkEnd w:id="15"/>
      <w:r w:rsidR="001642B4" w:rsidRPr="00DA7F37">
        <w:rPr>
          <w:rFonts w:ascii="Times New Roman" w:hAnsi="Times New Roman" w:cs="Times New Roman"/>
        </w:rPr>
        <w:t xml:space="preserve">We propose an integrated index to detect water governance regimes and </w:t>
      </w:r>
      <w:r w:rsidRPr="00DA7F37">
        <w:rPr>
          <w:rFonts w:ascii="Times New Roman" w:hAnsi="Times New Roman" w:cs="Times New Roman"/>
        </w:rPr>
        <w:t>apply</w:t>
      </w:r>
      <w:r>
        <w:rPr>
          <w:rFonts w:ascii="Times New Roman" w:hAnsi="Times New Roman" w:cs="Times New Roman"/>
        </w:rPr>
        <w:t xml:space="preserve"> </w:t>
      </w:r>
      <w:r w:rsidR="001642B4" w:rsidRPr="00DA7F37">
        <w:rPr>
          <w:rFonts w:ascii="Times New Roman" w:hAnsi="Times New Roman" w:cs="Times New Roman"/>
        </w:rPr>
        <w:t>it to the Yellow River Basin, a fast-changing basin.</w:t>
      </w:r>
      <w:bookmarkEnd w:id="16"/>
      <w:bookmarkEnd w:id="17"/>
      <w:r w:rsidR="001642B4" w:rsidRPr="00DA7F37">
        <w:rPr>
          <w:rFonts w:ascii="Times New Roman" w:hAnsi="Times New Roman" w:cs="Times New Roman"/>
        </w:rPr>
        <w:t xml:space="preserve"> </w:t>
      </w:r>
      <w:bookmarkStart w:id="18" w:name="OLE_LINK19"/>
      <w:bookmarkStart w:id="19" w:name="OLE_LINK20"/>
      <w:r w:rsidR="001642B4" w:rsidRPr="00DA7F37">
        <w:rPr>
          <w:rFonts w:ascii="Times New Roman" w:hAnsi="Times New Roman" w:cs="Times New Roman"/>
        </w:rPr>
        <w:t>Three water governance regimes are identified (massive supply, purpose turned, and all-sided governance)</w:t>
      </w:r>
      <w:r>
        <w:rPr>
          <w:rFonts w:ascii="Times New Roman" w:hAnsi="Times New Roman" w:cs="Times New Roman"/>
        </w:rPr>
        <w:t>.</w:t>
      </w:r>
      <w:bookmarkEnd w:id="18"/>
      <w:bookmarkEnd w:id="19"/>
      <w:r>
        <w:rPr>
          <w:rFonts w:ascii="Times New Roman" w:hAnsi="Times New Roman" w:cs="Times New Roman"/>
        </w:rPr>
        <w:t xml:space="preserve"> </w:t>
      </w:r>
      <w:bookmarkStart w:id="20" w:name="OLE_LINK21"/>
      <w:bookmarkStart w:id="21" w:name="OLE_LINK22"/>
      <w:r>
        <w:rPr>
          <w:rFonts w:ascii="Times New Roman" w:hAnsi="Times New Roman" w:cs="Times New Roman"/>
        </w:rPr>
        <w:t xml:space="preserve">They suggest </w:t>
      </w:r>
      <w:r w:rsidR="001642B4" w:rsidRPr="00DA7F37">
        <w:rPr>
          <w:rFonts w:ascii="Times New Roman" w:hAnsi="Times New Roman" w:cs="Times New Roman"/>
        </w:rPr>
        <w:t xml:space="preserve">a </w:t>
      </w:r>
      <w:r>
        <w:rPr>
          <w:rFonts w:ascii="Times New Roman" w:hAnsi="Times New Roman" w:cs="Times New Roman"/>
        </w:rPr>
        <w:t>general</w:t>
      </w:r>
      <w:r w:rsidRPr="00DA7F37">
        <w:rPr>
          <w:rFonts w:ascii="Times New Roman" w:hAnsi="Times New Roman" w:cs="Times New Roman"/>
        </w:rPr>
        <w:t xml:space="preserve"> </w:t>
      </w:r>
      <w:r w:rsidR="001642B4" w:rsidRPr="00DA7F37">
        <w:rPr>
          <w:rFonts w:ascii="Times New Roman" w:hAnsi="Times New Roman" w:cs="Times New Roman"/>
        </w:rPr>
        <w:t>regime-transition schema</w:t>
      </w:r>
      <w:r>
        <w:rPr>
          <w:rFonts w:ascii="Times New Roman" w:hAnsi="Times New Roman" w:cs="Times New Roman"/>
        </w:rPr>
        <w:t xml:space="preserve"> for large river basins</w:t>
      </w:r>
      <w:r w:rsidR="001642B4" w:rsidRPr="00DA7F37">
        <w:rPr>
          <w:rFonts w:ascii="Times New Roman" w:hAnsi="Times New Roman" w:cs="Times New Roman"/>
        </w:rPr>
        <w:t>.</w:t>
      </w:r>
      <w:bookmarkEnd w:id="20"/>
      <w:bookmarkEnd w:id="21"/>
      <w:r w:rsidR="001642B4" w:rsidRPr="00DA7F37">
        <w:rPr>
          <w:rFonts w:ascii="Times New Roman" w:hAnsi="Times New Roman" w:cs="Times New Roman"/>
        </w:rPr>
        <w:t xml:space="preserve"> </w:t>
      </w:r>
      <w:bookmarkStart w:id="22" w:name="OLE_LINK23"/>
      <w:bookmarkStart w:id="23" w:name="OLE_LINK24"/>
      <w:r w:rsidR="001642B4" w:rsidRPr="00DA7F37">
        <w:rPr>
          <w:rFonts w:ascii="Times New Roman" w:hAnsi="Times New Roman" w:cs="Times New Roman"/>
        </w:rPr>
        <w:t xml:space="preserve">By linking </w:t>
      </w:r>
      <w:r>
        <w:rPr>
          <w:rFonts w:ascii="Times New Roman" w:hAnsi="Times New Roman" w:cs="Times New Roman"/>
        </w:rPr>
        <w:t>river basin governance</w:t>
      </w:r>
      <w:r w:rsidRPr="00DA7F37">
        <w:rPr>
          <w:rFonts w:ascii="Times New Roman" w:hAnsi="Times New Roman" w:cs="Times New Roman"/>
        </w:rPr>
        <w:t xml:space="preserve"> </w:t>
      </w:r>
      <w:r w:rsidR="001642B4" w:rsidRPr="00DA7F37">
        <w:rPr>
          <w:rFonts w:ascii="Times New Roman" w:hAnsi="Times New Roman" w:cs="Times New Roman"/>
        </w:rPr>
        <w:t>transition</w:t>
      </w:r>
      <w:r>
        <w:rPr>
          <w:rFonts w:ascii="Times New Roman" w:hAnsi="Times New Roman" w:cs="Times New Roman"/>
        </w:rPr>
        <w:t>s</w:t>
      </w:r>
      <w:r w:rsidR="001642B4" w:rsidRPr="00DA7F37">
        <w:rPr>
          <w:rFonts w:ascii="Times New Roman" w:hAnsi="Times New Roman" w:cs="Times New Roman"/>
        </w:rPr>
        <w:t xml:space="preserve"> with major water governance challenges, </w:t>
      </w:r>
      <w:r>
        <w:rPr>
          <w:rFonts w:ascii="Times New Roman" w:hAnsi="Times New Roman" w:cs="Times New Roman"/>
        </w:rPr>
        <w:t>our approach</w:t>
      </w:r>
      <w:r w:rsidR="001642B4" w:rsidRPr="00DA7F37">
        <w:rPr>
          <w:rFonts w:ascii="Times New Roman" w:hAnsi="Times New Roman" w:cs="Times New Roman"/>
        </w:rPr>
        <w:t xml:space="preserve"> can </w:t>
      </w:r>
      <w:r>
        <w:rPr>
          <w:rFonts w:ascii="Times New Roman" w:hAnsi="Times New Roman" w:cs="Times New Roman"/>
        </w:rPr>
        <w:t>offer</w:t>
      </w:r>
      <w:r w:rsidRPr="00DA7F37">
        <w:rPr>
          <w:rFonts w:ascii="Times New Roman" w:hAnsi="Times New Roman" w:cs="Times New Roman"/>
        </w:rPr>
        <w:t xml:space="preserve"> </w:t>
      </w:r>
      <w:r w:rsidR="001642B4" w:rsidRPr="00DA7F37">
        <w:rPr>
          <w:rFonts w:ascii="Times New Roman" w:hAnsi="Times New Roman" w:cs="Times New Roman"/>
        </w:rPr>
        <w:t xml:space="preserve">useful </w:t>
      </w:r>
      <w:r w:rsidRPr="00DA7F37">
        <w:rPr>
          <w:rFonts w:ascii="Times New Roman" w:hAnsi="Times New Roman" w:cs="Times New Roman"/>
        </w:rPr>
        <w:t xml:space="preserve">sustainability </w:t>
      </w:r>
      <w:r w:rsidR="001642B4" w:rsidRPr="00DA7F37">
        <w:rPr>
          <w:rFonts w:ascii="Times New Roman" w:hAnsi="Times New Roman" w:cs="Times New Roman"/>
        </w:rPr>
        <w:t>guideline</w:t>
      </w:r>
      <w:r>
        <w:rPr>
          <w:rFonts w:ascii="Times New Roman" w:hAnsi="Times New Roman" w:cs="Times New Roman"/>
        </w:rPr>
        <w:t>s</w:t>
      </w:r>
      <w:r w:rsidR="001642B4" w:rsidRPr="00DA7F37">
        <w:rPr>
          <w:rFonts w:ascii="Times New Roman" w:hAnsi="Times New Roman" w:cs="Times New Roman"/>
        </w:rPr>
        <w:t xml:space="preserve"> for big river basins all around the world.</w:t>
      </w:r>
      <w:bookmarkEnd w:id="22"/>
      <w:bookmarkEnd w:id="23"/>
    </w:p>
    <w:p w14:paraId="2B8B7B70" w14:textId="77777777" w:rsidR="001642B4" w:rsidRDefault="001642B4" w:rsidP="001642B4">
      <w:pPr>
        <w:keepNext/>
        <w:pBdr>
          <w:top w:val="nil"/>
          <w:left w:val="nil"/>
          <w:bottom w:val="nil"/>
          <w:right w:val="nil"/>
          <w:between w:val="nil"/>
        </w:pBdr>
        <w:spacing w:before="240" w:after="60"/>
        <w:contextualSpacing/>
        <w:rPr>
          <w:rFonts w:ascii="Arial" w:hAnsi="Arial" w:cs="Arial"/>
          <w:b/>
          <w:color w:val="000000"/>
          <w:sz w:val="20"/>
          <w:szCs w:val="20"/>
        </w:rPr>
      </w:pPr>
    </w:p>
    <w:p w14:paraId="210B38CD" w14:textId="77777777" w:rsidR="001642B4" w:rsidRDefault="001642B4" w:rsidP="001642B4">
      <w:pPr>
        <w:keepNext/>
        <w:pBdr>
          <w:top w:val="nil"/>
          <w:left w:val="nil"/>
          <w:bottom w:val="nil"/>
          <w:right w:val="nil"/>
          <w:between w:val="nil"/>
        </w:pBdr>
        <w:spacing w:before="240" w:after="60"/>
        <w:contextualSpacing/>
        <w:rPr>
          <w:rFonts w:ascii="Arial" w:hAnsi="Arial" w:cs="Arial"/>
          <w:b/>
          <w:color w:val="000000"/>
          <w:sz w:val="20"/>
          <w:szCs w:val="20"/>
        </w:rPr>
      </w:pPr>
      <w:r w:rsidRPr="00980C22">
        <w:rPr>
          <w:rFonts w:ascii="Arial" w:hAnsi="Arial" w:cs="Arial"/>
          <w:b/>
          <w:color w:val="000000"/>
          <w:sz w:val="20"/>
          <w:szCs w:val="20"/>
        </w:rPr>
        <w:t>Main Text</w:t>
      </w:r>
    </w:p>
    <w:p w14:paraId="468EE464" w14:textId="77777777" w:rsidR="001642B4" w:rsidRDefault="001642B4" w:rsidP="001642B4">
      <w:pPr>
        <w:pStyle w:val="1"/>
        <w:jc w:val="both"/>
        <w:rPr>
          <w:rFonts w:ascii="Times New Roman" w:hAnsi="Times New Roman" w:cs="Times New Roman"/>
          <w:lang w:eastAsia="zh-CN"/>
        </w:rPr>
      </w:pPr>
      <w:r>
        <w:rPr>
          <w:rFonts w:ascii="Times New Roman" w:hAnsi="Times New Roman" w:cs="Times New Roman" w:hint="eastAsia"/>
          <w:lang w:eastAsia="zh-CN"/>
        </w:rPr>
        <w:t>I</w:t>
      </w:r>
      <w:r>
        <w:rPr>
          <w:rFonts w:ascii="Times New Roman" w:hAnsi="Times New Roman" w:cs="Times New Roman"/>
          <w:lang w:eastAsia="zh-CN"/>
        </w:rPr>
        <w:t>ntroduction</w:t>
      </w:r>
    </w:p>
    <w:p w14:paraId="6DA8DC61" w14:textId="15D3BB0A" w:rsidR="005E1CD9" w:rsidRDefault="00FB5D06" w:rsidP="006C0E33">
      <w:pPr>
        <w:pStyle w:val="FirstParagraph"/>
        <w:jc w:val="both"/>
        <w:rPr>
          <w:rFonts w:ascii="Times New Roman" w:hAnsi="Times New Roman" w:cs="Times New Roman"/>
        </w:rPr>
      </w:pPr>
      <w:bookmarkStart w:id="24" w:name="OLE_LINK25"/>
      <w:bookmarkStart w:id="25" w:name="OLE_LINK26"/>
      <w:r w:rsidRPr="00FB5D06">
        <w:rPr>
          <w:rFonts w:ascii="Times New Roman" w:hAnsi="Times New Roman" w:cs="Times New Roman"/>
        </w:rPr>
        <w:t>Water</w:t>
      </w:r>
      <w:r w:rsidR="00E162B9">
        <w:rPr>
          <w:rFonts w:ascii="Times New Roman" w:hAnsi="Times New Roman" w:cs="Times New Roman"/>
        </w:rPr>
        <w:t xml:space="preserve"> has been described as being</w:t>
      </w:r>
      <w:r w:rsidRPr="00FB5D06">
        <w:rPr>
          <w:rFonts w:ascii="Times New Roman" w:hAnsi="Times New Roman" w:cs="Times New Roman"/>
        </w:rPr>
        <w:t xml:space="preserve"> </w:t>
      </w:r>
      <w:r w:rsidR="00E162B9" w:rsidRPr="00FB5D06">
        <w:rPr>
          <w:rFonts w:ascii="Times New Roman" w:hAnsi="Times New Roman" w:cs="Times New Roman"/>
        </w:rPr>
        <w:t>“</w:t>
      </w:r>
      <w:r w:rsidRPr="00FB5D06">
        <w:rPr>
          <w:rFonts w:ascii="Times New Roman" w:hAnsi="Times New Roman" w:cs="Times New Roman"/>
        </w:rPr>
        <w:t>at the</w:t>
      </w:r>
      <w:r w:rsidR="00E162B9">
        <w:rPr>
          <w:rFonts w:ascii="Times New Roman" w:hAnsi="Times New Roman" w:cs="Times New Roman"/>
        </w:rPr>
        <w:t xml:space="preserve"> </w:t>
      </w:r>
      <w:proofErr w:type="spellStart"/>
      <w:r w:rsidRPr="00FB5D06">
        <w:rPr>
          <w:rFonts w:ascii="Times New Roman" w:hAnsi="Times New Roman" w:cs="Times New Roman"/>
        </w:rPr>
        <w:t>centre</w:t>
      </w:r>
      <w:proofErr w:type="spellEnd"/>
      <w:r w:rsidR="00E162B9">
        <w:rPr>
          <w:rFonts w:ascii="Times New Roman" w:hAnsi="Times New Roman" w:cs="Times New Roman"/>
        </w:rPr>
        <w:t xml:space="preserve"> </w:t>
      </w:r>
      <w:r w:rsidRPr="00FB5D06">
        <w:rPr>
          <w:rFonts w:ascii="Times New Roman" w:hAnsi="Times New Roman" w:cs="Times New Roman"/>
        </w:rPr>
        <w:t>of the planetary drama of the Anthropocene”</w:t>
      </w:r>
      <w:bookmarkEnd w:id="24"/>
      <w:bookmarkEnd w:id="25"/>
      <w:r w:rsidR="00E162B9">
        <w:rPr>
          <w:rFonts w:ascii="Times New Roman" w:hAnsi="Times New Roman" w:cs="Times New Roman"/>
        </w:rPr>
        <w:t xml:space="preserve"> (1). </w:t>
      </w:r>
      <w:bookmarkStart w:id="26" w:name="OLE_LINK27"/>
      <w:bookmarkStart w:id="27" w:name="OLE_LINK28"/>
      <w:r w:rsidR="00E162B9">
        <w:rPr>
          <w:rFonts w:ascii="Times New Roman" w:hAnsi="Times New Roman" w:cs="Times New Roman"/>
        </w:rPr>
        <w:t xml:space="preserve">It is </w:t>
      </w:r>
      <w:r w:rsidRPr="00FB5D06">
        <w:rPr>
          <w:rFonts w:ascii="Times New Roman" w:hAnsi="Times New Roman" w:cs="Times New Roman"/>
        </w:rPr>
        <w:t>essential</w:t>
      </w:r>
      <w:r w:rsidR="00E162B9">
        <w:rPr>
          <w:rFonts w:ascii="Times New Roman" w:hAnsi="Times New Roman" w:cs="Times New Roman"/>
        </w:rPr>
        <w:t>,</w:t>
      </w:r>
      <w:r w:rsidRPr="00FB5D06">
        <w:rPr>
          <w:rFonts w:ascii="Times New Roman" w:hAnsi="Times New Roman" w:cs="Times New Roman"/>
        </w:rPr>
        <w:t xml:space="preserve"> </w:t>
      </w:r>
      <w:r w:rsidR="00E162B9">
        <w:rPr>
          <w:rFonts w:ascii="Times New Roman" w:hAnsi="Times New Roman" w:cs="Times New Roman"/>
        </w:rPr>
        <w:t xml:space="preserve">not only </w:t>
      </w:r>
      <w:r w:rsidRPr="00FB5D06">
        <w:rPr>
          <w:rFonts w:ascii="Times New Roman" w:hAnsi="Times New Roman" w:cs="Times New Roman"/>
        </w:rPr>
        <w:t xml:space="preserve">for earth system processes but also </w:t>
      </w:r>
      <w:r w:rsidR="00E162B9">
        <w:rPr>
          <w:rFonts w:ascii="Times New Roman" w:hAnsi="Times New Roman" w:cs="Times New Roman"/>
        </w:rPr>
        <w:t xml:space="preserve">in </w:t>
      </w:r>
      <w:r w:rsidRPr="00FB5D06">
        <w:rPr>
          <w:rFonts w:ascii="Times New Roman" w:hAnsi="Times New Roman" w:cs="Times New Roman"/>
        </w:rPr>
        <w:t xml:space="preserve">supporting </w:t>
      </w:r>
      <w:r w:rsidR="00E162B9">
        <w:rPr>
          <w:rFonts w:ascii="Times New Roman" w:hAnsi="Times New Roman" w:cs="Times New Roman"/>
        </w:rPr>
        <w:t xml:space="preserve">the economic </w:t>
      </w:r>
      <w:r w:rsidRPr="00FB5D06">
        <w:rPr>
          <w:rFonts w:ascii="Times New Roman" w:hAnsi="Times New Roman" w:cs="Times New Roman"/>
        </w:rPr>
        <w:t xml:space="preserve">development </w:t>
      </w:r>
      <w:r w:rsidR="00E162B9">
        <w:rPr>
          <w:rFonts w:ascii="Times New Roman" w:hAnsi="Times New Roman" w:cs="Times New Roman"/>
        </w:rPr>
        <w:t xml:space="preserve">and continued wellbeing </w:t>
      </w:r>
      <w:r w:rsidRPr="00FB5D06">
        <w:rPr>
          <w:rFonts w:ascii="Times New Roman" w:hAnsi="Times New Roman" w:cs="Times New Roman"/>
        </w:rPr>
        <w:t xml:space="preserve">of human societies. </w:t>
      </w:r>
      <w:r w:rsidR="00E162B9">
        <w:rPr>
          <w:rFonts w:ascii="Times New Roman" w:hAnsi="Times New Roman" w:cs="Times New Roman"/>
        </w:rPr>
        <w:t>H</w:t>
      </w:r>
      <w:r w:rsidRPr="00FB5D06">
        <w:rPr>
          <w:rFonts w:ascii="Times New Roman" w:hAnsi="Times New Roman" w:cs="Times New Roman"/>
        </w:rPr>
        <w:t xml:space="preserve">uman </w:t>
      </w:r>
      <w:r w:rsidR="00E162B9">
        <w:rPr>
          <w:rFonts w:ascii="Times New Roman" w:hAnsi="Times New Roman" w:cs="Times New Roman"/>
        </w:rPr>
        <w:t xml:space="preserve">activities stemming from our reliance on water </w:t>
      </w:r>
      <w:r w:rsidRPr="00FB5D06">
        <w:rPr>
          <w:rFonts w:ascii="Times New Roman" w:hAnsi="Times New Roman" w:cs="Times New Roman"/>
        </w:rPr>
        <w:t>have profoundly modified the natural water cycle</w:t>
      </w:r>
      <w:r w:rsidR="00636F48">
        <w:rPr>
          <w:rFonts w:ascii="Times New Roman" w:hAnsi="Times New Roman" w:cs="Times New Roman"/>
        </w:rPr>
        <w:t>, moving</w:t>
      </w:r>
      <w:r w:rsidRPr="00FB5D06">
        <w:rPr>
          <w:rFonts w:ascii="Times New Roman" w:hAnsi="Times New Roman" w:cs="Times New Roman"/>
        </w:rPr>
        <w:t xml:space="preserve"> </w:t>
      </w:r>
      <w:r w:rsidR="00E162B9">
        <w:rPr>
          <w:rFonts w:ascii="Times New Roman" w:hAnsi="Times New Roman" w:cs="Times New Roman"/>
        </w:rPr>
        <w:t>rivers along</w:t>
      </w:r>
      <w:r w:rsidR="00E162B9" w:rsidRPr="00FB5D06">
        <w:rPr>
          <w:rFonts w:ascii="Times New Roman" w:hAnsi="Times New Roman" w:cs="Times New Roman"/>
        </w:rPr>
        <w:t xml:space="preserve"> </w:t>
      </w:r>
      <w:r w:rsidRPr="00FB5D06">
        <w:rPr>
          <w:rFonts w:ascii="Times New Roman" w:hAnsi="Times New Roman" w:cs="Times New Roman"/>
        </w:rPr>
        <w:t xml:space="preserve">a trajectory towards a </w:t>
      </w:r>
      <w:proofErr w:type="spellStart"/>
      <w:r w:rsidRPr="00FB5D06">
        <w:rPr>
          <w:rFonts w:ascii="Times New Roman" w:hAnsi="Times New Roman" w:cs="Times New Roman"/>
        </w:rPr>
        <w:t>hydrosocial</w:t>
      </w:r>
      <w:proofErr w:type="spellEnd"/>
      <w:r w:rsidRPr="00FB5D06">
        <w:rPr>
          <w:rFonts w:ascii="Times New Roman" w:hAnsi="Times New Roman" w:cs="Times New Roman"/>
        </w:rPr>
        <w:t xml:space="preserve"> water cycle</w:t>
      </w:r>
      <w:bookmarkEnd w:id="26"/>
      <w:bookmarkEnd w:id="27"/>
      <w:r w:rsidR="00E162B9">
        <w:rPr>
          <w:rFonts w:ascii="Times New Roman" w:hAnsi="Times New Roman" w:cs="Times New Roman"/>
        </w:rPr>
        <w:t xml:space="preserve"> </w:t>
      </w:r>
      <w:r w:rsidRPr="00FB5D06">
        <w:rPr>
          <w:rFonts w:ascii="Times New Roman" w:hAnsi="Times New Roman" w:cs="Times New Roman"/>
        </w:rPr>
        <w:t>(</w:t>
      </w:r>
      <w:r w:rsidR="00E162B9">
        <w:rPr>
          <w:rFonts w:ascii="Times New Roman" w:hAnsi="Times New Roman" w:cs="Times New Roman"/>
        </w:rPr>
        <w:t>2</w:t>
      </w:r>
      <w:r w:rsidRPr="00FB5D06">
        <w:rPr>
          <w:rFonts w:ascii="Times New Roman" w:hAnsi="Times New Roman" w:cs="Times New Roman"/>
        </w:rPr>
        <w:t>–5)</w:t>
      </w:r>
      <w:r w:rsidR="00E162B9">
        <w:rPr>
          <w:rFonts w:ascii="Times New Roman" w:hAnsi="Times New Roman" w:cs="Times New Roman"/>
        </w:rPr>
        <w:t xml:space="preserve">, </w:t>
      </w:r>
      <w:bookmarkStart w:id="28" w:name="OLE_LINK29"/>
      <w:bookmarkStart w:id="29" w:name="OLE_LINK30"/>
      <w:r w:rsidR="00E162B9">
        <w:rPr>
          <w:rFonts w:ascii="Times New Roman" w:hAnsi="Times New Roman" w:cs="Times New Roman"/>
        </w:rPr>
        <w:t xml:space="preserve">in which social and power relations </w:t>
      </w:r>
      <w:r w:rsidR="00636F48">
        <w:rPr>
          <w:rFonts w:ascii="Times New Roman" w:hAnsi="Times New Roman" w:cs="Times New Roman"/>
        </w:rPr>
        <w:t>dominate</w:t>
      </w:r>
      <w:r w:rsidR="00E162B9">
        <w:rPr>
          <w:rFonts w:ascii="Times New Roman" w:hAnsi="Times New Roman" w:cs="Times New Roman"/>
        </w:rPr>
        <w:t xml:space="preserve"> the nature of hydrological cycles</w:t>
      </w:r>
      <w:r w:rsidRPr="00FB5D06">
        <w:rPr>
          <w:rFonts w:ascii="Times New Roman" w:hAnsi="Times New Roman" w:cs="Times New Roman"/>
        </w:rPr>
        <w:t>.</w:t>
      </w:r>
      <w:bookmarkEnd w:id="28"/>
      <w:bookmarkEnd w:id="29"/>
      <w:r w:rsidRPr="00FB5D06">
        <w:rPr>
          <w:rFonts w:ascii="Times New Roman" w:hAnsi="Times New Roman" w:cs="Times New Roman"/>
        </w:rPr>
        <w:t xml:space="preserve"> </w:t>
      </w:r>
      <w:bookmarkStart w:id="30" w:name="OLE_LINK31"/>
      <w:bookmarkStart w:id="31" w:name="OLE_LINK32"/>
      <w:r w:rsidRPr="00FB5D06">
        <w:rPr>
          <w:rFonts w:ascii="Times New Roman" w:hAnsi="Times New Roman" w:cs="Times New Roman"/>
        </w:rPr>
        <w:t>Facing this major transformation, many of the world’s big river basins</w:t>
      </w:r>
      <w:r w:rsidR="00E162B9">
        <w:rPr>
          <w:rFonts w:ascii="Times New Roman" w:hAnsi="Times New Roman" w:cs="Times New Roman"/>
        </w:rPr>
        <w:t xml:space="preserve"> (which are </w:t>
      </w:r>
      <w:r w:rsidRPr="00FB5D06">
        <w:rPr>
          <w:rFonts w:ascii="Times New Roman" w:hAnsi="Times New Roman" w:cs="Times New Roman"/>
        </w:rPr>
        <w:t xml:space="preserve">hot spots of </w:t>
      </w:r>
      <w:r w:rsidR="00E162B9" w:rsidRPr="00FB5D06">
        <w:rPr>
          <w:rFonts w:ascii="Times New Roman" w:hAnsi="Times New Roman" w:cs="Times New Roman"/>
        </w:rPr>
        <w:t>civilization</w:t>
      </w:r>
      <w:r w:rsidR="00E162B9" w:rsidRPr="00FB5D06" w:rsidDel="00E162B9">
        <w:rPr>
          <w:rFonts w:ascii="Times New Roman" w:hAnsi="Times New Roman" w:cs="Times New Roman"/>
        </w:rPr>
        <w:t xml:space="preserve"> </w:t>
      </w:r>
      <w:r w:rsidR="00E162B9">
        <w:rPr>
          <w:rFonts w:ascii="Times New Roman" w:hAnsi="Times New Roman" w:cs="Times New Roman"/>
        </w:rPr>
        <w:t xml:space="preserve">and </w:t>
      </w:r>
      <w:r w:rsidR="00E162B9" w:rsidRPr="00FB5D06">
        <w:rPr>
          <w:rFonts w:ascii="Times New Roman" w:hAnsi="Times New Roman" w:cs="Times New Roman"/>
        </w:rPr>
        <w:t>econom</w:t>
      </w:r>
      <w:r w:rsidR="00E162B9">
        <w:rPr>
          <w:rFonts w:ascii="Times New Roman" w:hAnsi="Times New Roman" w:cs="Times New Roman"/>
        </w:rPr>
        <w:t>ic growth)</w:t>
      </w:r>
      <w:r w:rsidRPr="00FB5D06">
        <w:rPr>
          <w:rFonts w:ascii="Times New Roman" w:hAnsi="Times New Roman" w:cs="Times New Roman"/>
        </w:rPr>
        <w:t xml:space="preserve"> are urgently in need of </w:t>
      </w:r>
      <w:r w:rsidR="00636F48">
        <w:rPr>
          <w:rFonts w:ascii="Times New Roman" w:hAnsi="Times New Roman" w:cs="Times New Roman"/>
        </w:rPr>
        <w:t xml:space="preserve">new models of </w:t>
      </w:r>
      <w:r w:rsidRPr="00FB5D06">
        <w:rPr>
          <w:rFonts w:ascii="Times New Roman" w:hAnsi="Times New Roman" w:cs="Times New Roman"/>
        </w:rPr>
        <w:t>water governance for sustainability</w:t>
      </w:r>
      <w:bookmarkEnd w:id="30"/>
      <w:bookmarkEnd w:id="31"/>
      <w:r w:rsidRPr="00FB5D06">
        <w:rPr>
          <w:rFonts w:ascii="Times New Roman" w:hAnsi="Times New Roman" w:cs="Times New Roman"/>
        </w:rPr>
        <w:t xml:space="preserve"> (6–8). </w:t>
      </w:r>
      <w:bookmarkStart w:id="32" w:name="OLE_LINK33"/>
      <w:bookmarkStart w:id="33" w:name="OLE_LINK34"/>
      <w:r w:rsidRPr="00FB5D06">
        <w:rPr>
          <w:rFonts w:ascii="Times New Roman" w:hAnsi="Times New Roman" w:cs="Times New Roman"/>
        </w:rPr>
        <w:t xml:space="preserve">As an integral part of a proposed earth system governance framework, </w:t>
      </w:r>
      <w:r w:rsidR="00E50690">
        <w:rPr>
          <w:rFonts w:ascii="Times New Roman" w:hAnsi="Times New Roman" w:cs="Times New Roman"/>
        </w:rPr>
        <w:t xml:space="preserve">sustainable </w:t>
      </w:r>
      <w:r w:rsidRPr="00FB5D06">
        <w:rPr>
          <w:rFonts w:ascii="Times New Roman" w:hAnsi="Times New Roman" w:cs="Times New Roman"/>
        </w:rPr>
        <w:t xml:space="preserve">water governance requires </w:t>
      </w:r>
      <w:r w:rsidR="00E162B9">
        <w:rPr>
          <w:rFonts w:ascii="Times New Roman" w:hAnsi="Times New Roman" w:cs="Times New Roman"/>
        </w:rPr>
        <w:t xml:space="preserve">a </w:t>
      </w:r>
      <w:r w:rsidRPr="00FB5D06">
        <w:rPr>
          <w:rFonts w:ascii="Times New Roman" w:hAnsi="Times New Roman" w:cs="Times New Roman"/>
        </w:rPr>
        <w:t xml:space="preserve">deep understanding of the complex relationships between </w:t>
      </w:r>
      <w:r w:rsidR="00636F48">
        <w:rPr>
          <w:rFonts w:ascii="Times New Roman" w:hAnsi="Times New Roman" w:cs="Times New Roman"/>
        </w:rPr>
        <w:t>people</w:t>
      </w:r>
      <w:r w:rsidR="00636F48" w:rsidRPr="00FB5D06">
        <w:rPr>
          <w:rFonts w:ascii="Times New Roman" w:hAnsi="Times New Roman" w:cs="Times New Roman"/>
        </w:rPr>
        <w:t xml:space="preserve"> </w:t>
      </w:r>
      <w:r w:rsidRPr="00FB5D06">
        <w:rPr>
          <w:rFonts w:ascii="Times New Roman" w:hAnsi="Times New Roman" w:cs="Times New Roman"/>
        </w:rPr>
        <w:t>and water</w:t>
      </w:r>
      <w:bookmarkEnd w:id="32"/>
      <w:bookmarkEnd w:id="33"/>
      <w:r w:rsidRPr="00FB5D06">
        <w:rPr>
          <w:rFonts w:ascii="Times New Roman" w:hAnsi="Times New Roman" w:cs="Times New Roman"/>
        </w:rPr>
        <w:t xml:space="preserve"> (8–10)</w:t>
      </w:r>
      <w:r w:rsidR="00E162B9">
        <w:rPr>
          <w:rFonts w:ascii="Times New Roman" w:hAnsi="Times New Roman" w:cs="Times New Roman"/>
        </w:rPr>
        <w:t xml:space="preserve">. </w:t>
      </w:r>
    </w:p>
    <w:p w14:paraId="51134516" w14:textId="3BB00352" w:rsidR="005E1CD9" w:rsidRDefault="005E1CD9" w:rsidP="005E1CD9">
      <w:pPr>
        <w:pStyle w:val="FirstParagraph"/>
        <w:jc w:val="both"/>
        <w:rPr>
          <w:rFonts w:ascii="Times New Roman" w:hAnsi="Times New Roman" w:cs="Times New Roman"/>
        </w:rPr>
      </w:pPr>
      <w:bookmarkStart w:id="34" w:name="OLE_LINK35"/>
      <w:bookmarkStart w:id="35" w:name="OLE_LINK36"/>
      <w:r w:rsidRPr="00FB5D06">
        <w:rPr>
          <w:rFonts w:ascii="Times New Roman" w:hAnsi="Times New Roman" w:cs="Times New Roman"/>
        </w:rPr>
        <w:t>For water</w:t>
      </w:r>
      <w:r w:rsidR="00AF5277">
        <w:rPr>
          <w:rFonts w:ascii="Times New Roman" w:hAnsi="Times New Roman" w:cs="Times New Roman"/>
        </w:rPr>
        <w:t xml:space="preserve"> resources in populated areas</w:t>
      </w:r>
      <w:r w:rsidRPr="00FB5D06">
        <w:rPr>
          <w:rFonts w:ascii="Times New Roman" w:hAnsi="Times New Roman" w:cs="Times New Roman"/>
        </w:rPr>
        <w:t xml:space="preserve">, missing governance means missing sustainability </w:t>
      </w:r>
      <w:bookmarkEnd w:id="34"/>
      <w:bookmarkEnd w:id="35"/>
      <w:r w:rsidRPr="00FB5D06">
        <w:rPr>
          <w:rFonts w:ascii="Times New Roman" w:hAnsi="Times New Roman" w:cs="Times New Roman"/>
        </w:rPr>
        <w:t>(11).</w:t>
      </w:r>
      <w:r>
        <w:rPr>
          <w:rFonts w:ascii="Times New Roman" w:hAnsi="Times New Roman" w:cs="Times New Roman"/>
        </w:rPr>
        <w:t xml:space="preserve"> </w:t>
      </w:r>
      <w:bookmarkStart w:id="36" w:name="OLE_LINK37"/>
      <w:bookmarkStart w:id="37" w:name="OLE_LINK38"/>
      <w:r w:rsidR="00E162B9">
        <w:rPr>
          <w:rFonts w:ascii="Times New Roman" w:hAnsi="Times New Roman" w:cs="Times New Roman"/>
        </w:rPr>
        <w:t xml:space="preserve">A first important step in </w:t>
      </w:r>
      <w:r w:rsidR="00FB5D06" w:rsidRPr="00FB5D06">
        <w:rPr>
          <w:rFonts w:ascii="Times New Roman" w:hAnsi="Times New Roman" w:cs="Times New Roman"/>
        </w:rPr>
        <w:t>identify</w:t>
      </w:r>
      <w:r w:rsidR="00E162B9">
        <w:rPr>
          <w:rFonts w:ascii="Times New Roman" w:hAnsi="Times New Roman" w:cs="Times New Roman"/>
        </w:rPr>
        <w:t xml:space="preserve">ing transitions towards a </w:t>
      </w:r>
      <w:proofErr w:type="spellStart"/>
      <w:r w:rsidR="00E162B9">
        <w:rPr>
          <w:rFonts w:ascii="Times New Roman" w:hAnsi="Times New Roman" w:cs="Times New Roman"/>
        </w:rPr>
        <w:t>hydrosocial</w:t>
      </w:r>
      <w:proofErr w:type="spellEnd"/>
      <w:r w:rsidR="00E162B9">
        <w:rPr>
          <w:rFonts w:ascii="Times New Roman" w:hAnsi="Times New Roman" w:cs="Times New Roman"/>
        </w:rPr>
        <w:t xml:space="preserve"> water cycle</w:t>
      </w:r>
      <w:r w:rsidR="00E50690">
        <w:rPr>
          <w:rFonts w:ascii="Times New Roman" w:hAnsi="Times New Roman" w:cs="Times New Roman"/>
        </w:rPr>
        <w:t xml:space="preserve"> is to identify the different regimes under which it occurs</w:t>
      </w:r>
      <w:r w:rsidR="00FB5D06" w:rsidRPr="00FB5D06">
        <w:rPr>
          <w:rFonts w:ascii="Times New Roman" w:hAnsi="Times New Roman" w:cs="Times New Roman"/>
        </w:rPr>
        <w:t>.</w:t>
      </w:r>
      <w:bookmarkEnd w:id="36"/>
      <w:bookmarkEnd w:id="37"/>
      <w:r>
        <w:rPr>
          <w:rFonts w:ascii="Times New Roman" w:hAnsi="Times New Roman" w:cs="Times New Roman"/>
        </w:rPr>
        <w:t xml:space="preserve"> </w:t>
      </w:r>
      <w:bookmarkStart w:id="38" w:name="OLE_LINK39"/>
      <w:bookmarkStart w:id="39" w:name="OLE_LINK40"/>
      <w:r w:rsidR="00FB5D06" w:rsidRPr="00FB5D06">
        <w:rPr>
          <w:rFonts w:ascii="Times New Roman" w:hAnsi="Times New Roman" w:cs="Times New Roman"/>
        </w:rPr>
        <w:t xml:space="preserve">According to </w:t>
      </w:r>
      <w:r>
        <w:rPr>
          <w:rFonts w:ascii="Times New Roman" w:hAnsi="Times New Roman" w:cs="Times New Roman"/>
        </w:rPr>
        <w:t xml:space="preserve">the </w:t>
      </w:r>
      <w:r w:rsidR="00FB5D06" w:rsidRPr="00FB5D06">
        <w:rPr>
          <w:rFonts w:ascii="Times New Roman" w:hAnsi="Times New Roman" w:cs="Times New Roman"/>
        </w:rPr>
        <w:t xml:space="preserve">United Nations Development </w:t>
      </w:r>
      <w:proofErr w:type="spellStart"/>
      <w:r w:rsidR="00FB5D06" w:rsidRPr="00FB5D06">
        <w:rPr>
          <w:rFonts w:ascii="Times New Roman" w:hAnsi="Times New Roman" w:cs="Times New Roman"/>
        </w:rPr>
        <w:t>Programme</w:t>
      </w:r>
      <w:proofErr w:type="spellEnd"/>
      <w:r w:rsidR="00FB5D06" w:rsidRPr="00FB5D06">
        <w:rPr>
          <w:rFonts w:ascii="Times New Roman" w:hAnsi="Times New Roman" w:cs="Times New Roman"/>
        </w:rPr>
        <w:t xml:space="preserve"> (UNDP), three key dimensions </w:t>
      </w:r>
      <w:r>
        <w:rPr>
          <w:rFonts w:ascii="Times New Roman" w:hAnsi="Times New Roman" w:cs="Times New Roman"/>
        </w:rPr>
        <w:t xml:space="preserve">of water use </w:t>
      </w:r>
      <w:r w:rsidR="00FB5D06" w:rsidRPr="00FB5D06">
        <w:rPr>
          <w:rFonts w:ascii="Times New Roman" w:hAnsi="Times New Roman" w:cs="Times New Roman"/>
        </w:rPr>
        <w:t xml:space="preserve">are decided by </w:t>
      </w:r>
      <w:r>
        <w:rPr>
          <w:rFonts w:ascii="Times New Roman" w:hAnsi="Times New Roman" w:cs="Times New Roman"/>
        </w:rPr>
        <w:t xml:space="preserve">the </w:t>
      </w:r>
      <w:r w:rsidR="00FB5D06" w:rsidRPr="00FB5D06">
        <w:rPr>
          <w:rFonts w:ascii="Times New Roman" w:hAnsi="Times New Roman" w:cs="Times New Roman"/>
        </w:rPr>
        <w:t>water governance regime directly: “How much water can be used?</w:t>
      </w:r>
      <w:r w:rsidRPr="00FB5D06">
        <w:rPr>
          <w:rFonts w:ascii="Times New Roman" w:hAnsi="Times New Roman" w:cs="Times New Roman"/>
        </w:rPr>
        <w:t>”</w:t>
      </w:r>
      <w:r w:rsidR="00FB5D06" w:rsidRPr="00FB5D06">
        <w:rPr>
          <w:rFonts w:ascii="Times New Roman" w:hAnsi="Times New Roman" w:cs="Times New Roman"/>
        </w:rPr>
        <w:t xml:space="preserve"> (supply), “How </w:t>
      </w:r>
      <w:r>
        <w:rPr>
          <w:rFonts w:ascii="Times New Roman" w:hAnsi="Times New Roman" w:cs="Times New Roman"/>
        </w:rPr>
        <w:t>can</w:t>
      </w:r>
      <w:r w:rsidR="00FB5D06" w:rsidRPr="00FB5D06">
        <w:rPr>
          <w:rFonts w:ascii="Times New Roman" w:hAnsi="Times New Roman" w:cs="Times New Roman"/>
        </w:rPr>
        <w:t xml:space="preserve"> different services</w:t>
      </w:r>
      <w:r>
        <w:rPr>
          <w:rFonts w:ascii="Times New Roman" w:hAnsi="Times New Roman" w:cs="Times New Roman"/>
        </w:rPr>
        <w:t xml:space="preserve"> provided by water be balanced</w:t>
      </w:r>
      <w:r w:rsidR="00FB5D06" w:rsidRPr="00FB5D06">
        <w:rPr>
          <w:rFonts w:ascii="Times New Roman" w:hAnsi="Times New Roman" w:cs="Times New Roman"/>
        </w:rPr>
        <w:t>?</w:t>
      </w:r>
      <w:r w:rsidRPr="00FB5D06">
        <w:rPr>
          <w:rFonts w:ascii="Times New Roman" w:hAnsi="Times New Roman" w:cs="Times New Roman"/>
        </w:rPr>
        <w:t>”</w:t>
      </w:r>
      <w:r>
        <w:rPr>
          <w:rFonts w:ascii="Times New Roman" w:hAnsi="Times New Roman" w:cs="Times New Roman"/>
        </w:rPr>
        <w:t xml:space="preserve"> </w:t>
      </w:r>
      <w:r w:rsidR="00FB5D06" w:rsidRPr="00FB5D06">
        <w:rPr>
          <w:rFonts w:ascii="Times New Roman" w:hAnsi="Times New Roman" w:cs="Times New Roman"/>
        </w:rPr>
        <w:t>(purpose)</w:t>
      </w:r>
      <w:r>
        <w:rPr>
          <w:rFonts w:ascii="Times New Roman" w:hAnsi="Times New Roman" w:cs="Times New Roman"/>
        </w:rPr>
        <w:t>,</w:t>
      </w:r>
      <w:r w:rsidR="00FB5D06" w:rsidRPr="00FB5D06">
        <w:rPr>
          <w:rFonts w:ascii="Times New Roman" w:hAnsi="Times New Roman" w:cs="Times New Roman"/>
        </w:rPr>
        <w:t xml:space="preserve"> and “How </w:t>
      </w:r>
      <w:r>
        <w:rPr>
          <w:rFonts w:ascii="Times New Roman" w:hAnsi="Times New Roman" w:cs="Times New Roman"/>
        </w:rPr>
        <w:t>can</w:t>
      </w:r>
      <w:r w:rsidRPr="00FB5D06">
        <w:rPr>
          <w:rFonts w:ascii="Times New Roman" w:hAnsi="Times New Roman" w:cs="Times New Roman"/>
        </w:rPr>
        <w:t xml:space="preserve"> </w:t>
      </w:r>
      <w:r w:rsidR="00FB5D06" w:rsidRPr="00FB5D06">
        <w:rPr>
          <w:rFonts w:ascii="Times New Roman" w:hAnsi="Times New Roman" w:cs="Times New Roman"/>
        </w:rPr>
        <w:t xml:space="preserve">water </w:t>
      </w:r>
      <w:r>
        <w:rPr>
          <w:rFonts w:ascii="Times New Roman" w:hAnsi="Times New Roman" w:cs="Times New Roman"/>
        </w:rPr>
        <w:t xml:space="preserve">be </w:t>
      </w:r>
      <w:r w:rsidRPr="00FB5D06">
        <w:rPr>
          <w:rFonts w:ascii="Times New Roman" w:hAnsi="Times New Roman" w:cs="Times New Roman"/>
        </w:rPr>
        <w:t>allocate</w:t>
      </w:r>
      <w:r>
        <w:rPr>
          <w:rFonts w:ascii="Times New Roman" w:hAnsi="Times New Roman" w:cs="Times New Roman"/>
        </w:rPr>
        <w:t>d</w:t>
      </w:r>
      <w:r w:rsidRPr="00FB5D06">
        <w:rPr>
          <w:rFonts w:ascii="Times New Roman" w:hAnsi="Times New Roman" w:cs="Times New Roman"/>
        </w:rPr>
        <w:t xml:space="preserve"> </w:t>
      </w:r>
      <w:r w:rsidR="00FB5D06" w:rsidRPr="00FB5D06">
        <w:rPr>
          <w:rFonts w:ascii="Times New Roman" w:hAnsi="Times New Roman" w:cs="Times New Roman"/>
        </w:rPr>
        <w:t>equally and efficiently?</w:t>
      </w:r>
      <w:r w:rsidRPr="00FB5D06">
        <w:rPr>
          <w:rFonts w:ascii="Times New Roman" w:hAnsi="Times New Roman" w:cs="Times New Roman"/>
        </w:rPr>
        <w:t>”</w:t>
      </w:r>
      <w:r w:rsidR="00FB5D06" w:rsidRPr="00FB5D06">
        <w:rPr>
          <w:rFonts w:ascii="Times New Roman" w:hAnsi="Times New Roman" w:cs="Times New Roman"/>
        </w:rPr>
        <w:t xml:space="preserve"> (allocation)</w:t>
      </w:r>
      <w:bookmarkEnd w:id="38"/>
      <w:bookmarkEnd w:id="39"/>
      <w:r w:rsidR="00FB5D06" w:rsidRPr="00FB5D06">
        <w:rPr>
          <w:rFonts w:ascii="Times New Roman" w:hAnsi="Times New Roman" w:cs="Times New Roman"/>
        </w:rPr>
        <w:t xml:space="preserve"> (11–13). </w:t>
      </w:r>
      <w:bookmarkStart w:id="40" w:name="OLE_LINK41"/>
      <w:bookmarkStart w:id="41" w:name="OLE_LINK42"/>
      <w:r>
        <w:rPr>
          <w:rFonts w:ascii="Times New Roman" w:hAnsi="Times New Roman" w:cs="Times New Roman"/>
        </w:rPr>
        <w:t>A r</w:t>
      </w:r>
      <w:r w:rsidR="00FB5D06" w:rsidRPr="00FB5D06">
        <w:rPr>
          <w:rFonts w:ascii="Times New Roman" w:hAnsi="Times New Roman" w:cs="Times New Roman"/>
        </w:rPr>
        <w:t xml:space="preserve">egime is </w:t>
      </w:r>
      <w:r>
        <w:rPr>
          <w:rFonts w:ascii="Times New Roman" w:hAnsi="Times New Roman" w:cs="Times New Roman"/>
        </w:rPr>
        <w:t xml:space="preserve">defined as </w:t>
      </w:r>
      <w:r w:rsidR="00FB5D06" w:rsidRPr="00FB5D06">
        <w:rPr>
          <w:rFonts w:ascii="Times New Roman" w:hAnsi="Times New Roman" w:cs="Times New Roman"/>
        </w:rPr>
        <w:t>a</w:t>
      </w:r>
      <w:r>
        <w:rPr>
          <w:rFonts w:ascii="Times New Roman" w:hAnsi="Times New Roman" w:cs="Times New Roman"/>
        </w:rPr>
        <w:t xml:space="preserve"> locally</w:t>
      </w:r>
      <w:r w:rsidR="00FB5D06" w:rsidRPr="00FB5D06">
        <w:rPr>
          <w:rFonts w:ascii="Times New Roman" w:hAnsi="Times New Roman" w:cs="Times New Roman"/>
        </w:rPr>
        <w:t xml:space="preserve"> stable state of </w:t>
      </w:r>
      <w:r>
        <w:rPr>
          <w:rFonts w:ascii="Times New Roman" w:hAnsi="Times New Roman" w:cs="Times New Roman"/>
        </w:rPr>
        <w:t xml:space="preserve">a </w:t>
      </w:r>
      <w:r w:rsidR="00FB5D06" w:rsidRPr="00FB5D06">
        <w:rPr>
          <w:rFonts w:ascii="Times New Roman" w:hAnsi="Times New Roman" w:cs="Times New Roman"/>
        </w:rPr>
        <w:t>system’s structure</w:t>
      </w:r>
      <w:r>
        <w:rPr>
          <w:rFonts w:ascii="Times New Roman" w:hAnsi="Times New Roman" w:cs="Times New Roman"/>
        </w:rPr>
        <w:t>,</w:t>
      </w:r>
      <w:r w:rsidR="00FB5D06" w:rsidRPr="00FB5D06">
        <w:rPr>
          <w:rFonts w:ascii="Times New Roman" w:hAnsi="Times New Roman" w:cs="Times New Roman"/>
        </w:rPr>
        <w:t xml:space="preserve"> function,</w:t>
      </w:r>
      <w:r>
        <w:rPr>
          <w:rFonts w:ascii="Times New Roman" w:hAnsi="Times New Roman" w:cs="Times New Roman"/>
        </w:rPr>
        <w:t xml:space="preserve"> </w:t>
      </w:r>
      <w:commentRangeStart w:id="42"/>
      <w:r>
        <w:rPr>
          <w:rFonts w:ascii="Times New Roman" w:hAnsi="Times New Roman" w:cs="Times New Roman"/>
        </w:rPr>
        <w:t>and dominant controls</w:t>
      </w:r>
      <w:commentRangeEnd w:id="42"/>
      <w:r w:rsidR="00300818">
        <w:rPr>
          <w:rStyle w:val="af4"/>
        </w:rPr>
        <w:commentReference w:id="42"/>
      </w:r>
      <w:bookmarkEnd w:id="40"/>
      <w:bookmarkEnd w:id="41"/>
      <w:r>
        <w:rPr>
          <w:rFonts w:ascii="Times New Roman" w:hAnsi="Times New Roman" w:cs="Times New Roman"/>
        </w:rPr>
        <w:t xml:space="preserve">. </w:t>
      </w:r>
      <w:bookmarkStart w:id="43" w:name="OLE_LINK43"/>
      <w:bookmarkStart w:id="44" w:name="OLE_LINK44"/>
      <w:r>
        <w:rPr>
          <w:rFonts w:ascii="Times New Roman" w:hAnsi="Times New Roman" w:cs="Times New Roman"/>
        </w:rPr>
        <w:t>L</w:t>
      </w:r>
      <w:r w:rsidR="00FB5D06" w:rsidRPr="00FB5D06">
        <w:rPr>
          <w:rFonts w:ascii="Times New Roman" w:hAnsi="Times New Roman" w:cs="Times New Roman"/>
        </w:rPr>
        <w:t>arge and persistent changes</w:t>
      </w:r>
      <w:r w:rsidR="00AF5277">
        <w:rPr>
          <w:rFonts w:ascii="Times New Roman" w:hAnsi="Times New Roman" w:cs="Times New Roman"/>
        </w:rPr>
        <w:t xml:space="preserve"> in key system properties</w:t>
      </w:r>
      <w:r w:rsidR="00FB5D06" w:rsidRPr="00FB5D06">
        <w:rPr>
          <w:rFonts w:ascii="Times New Roman" w:hAnsi="Times New Roman" w:cs="Times New Roman"/>
        </w:rPr>
        <w:t xml:space="preserve"> may lead to</w:t>
      </w:r>
      <w:r>
        <w:rPr>
          <w:rFonts w:ascii="Times New Roman" w:hAnsi="Times New Roman" w:cs="Times New Roman"/>
        </w:rPr>
        <w:t xml:space="preserve"> a loss of local stability, potentially resulting in a regime shift with</w:t>
      </w:r>
      <w:r w:rsidR="00FB5D06" w:rsidRPr="00FB5D06">
        <w:rPr>
          <w:rFonts w:ascii="Times New Roman" w:hAnsi="Times New Roman" w:cs="Times New Roman"/>
        </w:rPr>
        <w:t xml:space="preserve"> impacts on </w:t>
      </w:r>
      <w:r w:rsidRPr="00FB5D06">
        <w:rPr>
          <w:rFonts w:ascii="Times New Roman" w:hAnsi="Times New Roman" w:cs="Times New Roman"/>
        </w:rPr>
        <w:t xml:space="preserve">system </w:t>
      </w:r>
      <w:r w:rsidR="00FB5D06" w:rsidRPr="00FB5D06">
        <w:rPr>
          <w:rFonts w:ascii="Times New Roman" w:hAnsi="Times New Roman" w:cs="Times New Roman"/>
        </w:rPr>
        <w:t xml:space="preserve">outcomes </w:t>
      </w:r>
      <w:r>
        <w:rPr>
          <w:rFonts w:ascii="Times New Roman" w:hAnsi="Times New Roman" w:cs="Times New Roman"/>
        </w:rPr>
        <w:t>and</w:t>
      </w:r>
      <w:r w:rsidR="00FB5D06" w:rsidRPr="00FB5D06">
        <w:rPr>
          <w:rFonts w:ascii="Times New Roman" w:hAnsi="Times New Roman" w:cs="Times New Roman"/>
        </w:rPr>
        <w:t xml:space="preserve"> widespread cascading effects</w:t>
      </w:r>
      <w:bookmarkEnd w:id="43"/>
      <w:bookmarkEnd w:id="44"/>
      <w:r w:rsidR="00FB5D06" w:rsidRPr="00FB5D06">
        <w:rPr>
          <w:rFonts w:ascii="Times New Roman" w:hAnsi="Times New Roman" w:cs="Times New Roman"/>
        </w:rPr>
        <w:t xml:space="preserve"> (14, 15). </w:t>
      </w:r>
      <w:bookmarkStart w:id="45" w:name="OLE_LINK45"/>
      <w:bookmarkStart w:id="46" w:name="OLE_LINK46"/>
      <w:r>
        <w:rPr>
          <w:rFonts w:ascii="Times New Roman" w:hAnsi="Times New Roman" w:cs="Times New Roman"/>
        </w:rPr>
        <w:t>R</w:t>
      </w:r>
      <w:r w:rsidR="00FB5D06" w:rsidRPr="00FB5D06">
        <w:rPr>
          <w:rFonts w:ascii="Times New Roman" w:hAnsi="Times New Roman" w:cs="Times New Roman"/>
        </w:rPr>
        <w:t xml:space="preserve">egime shifts </w:t>
      </w:r>
      <w:r>
        <w:rPr>
          <w:rFonts w:ascii="Times New Roman" w:hAnsi="Times New Roman" w:cs="Times New Roman"/>
        </w:rPr>
        <w:t>are</w:t>
      </w:r>
      <w:r w:rsidR="00FB5D06" w:rsidRPr="00FB5D06">
        <w:rPr>
          <w:rFonts w:ascii="Times New Roman" w:hAnsi="Times New Roman" w:cs="Times New Roman"/>
        </w:rPr>
        <w:t xml:space="preserve"> </w:t>
      </w:r>
      <w:r>
        <w:rPr>
          <w:rFonts w:ascii="Times New Roman" w:hAnsi="Times New Roman" w:cs="Times New Roman"/>
        </w:rPr>
        <w:t xml:space="preserve">both consequences and </w:t>
      </w:r>
      <w:r w:rsidR="00FB5D06" w:rsidRPr="00FB5D06">
        <w:rPr>
          <w:rFonts w:ascii="Times New Roman" w:hAnsi="Times New Roman" w:cs="Times New Roman"/>
        </w:rPr>
        <w:t>signal</w:t>
      </w:r>
      <w:r>
        <w:rPr>
          <w:rFonts w:ascii="Times New Roman" w:hAnsi="Times New Roman" w:cs="Times New Roman"/>
        </w:rPr>
        <w:t>s</w:t>
      </w:r>
      <w:r w:rsidR="00FB5D06" w:rsidRPr="00FB5D06">
        <w:rPr>
          <w:rFonts w:ascii="Times New Roman" w:hAnsi="Times New Roman" w:cs="Times New Roman"/>
        </w:rPr>
        <w:t xml:space="preserve"> of substantive changes in water governance</w:t>
      </w:r>
      <w:r>
        <w:rPr>
          <w:rFonts w:ascii="Times New Roman" w:hAnsi="Times New Roman" w:cs="Times New Roman"/>
        </w:rPr>
        <w:t>,</w:t>
      </w:r>
      <w:r w:rsidR="00FB5D06" w:rsidRPr="00FB5D06">
        <w:rPr>
          <w:rFonts w:ascii="Times New Roman" w:hAnsi="Times New Roman" w:cs="Times New Roman"/>
        </w:rPr>
        <w:t xml:space="preserve"> and may lead to new challenges to sustainability</w:t>
      </w:r>
      <w:bookmarkEnd w:id="45"/>
      <w:bookmarkEnd w:id="46"/>
      <w:r w:rsidR="00FB5D06" w:rsidRPr="00FB5D06">
        <w:rPr>
          <w:rFonts w:ascii="Times New Roman" w:hAnsi="Times New Roman" w:cs="Times New Roman"/>
        </w:rPr>
        <w:t xml:space="preserve"> (10). </w:t>
      </w:r>
    </w:p>
    <w:p w14:paraId="18FCE854" w14:textId="149FF1CF" w:rsidR="00BE3742" w:rsidRPr="00FB5D06" w:rsidRDefault="005E1CD9" w:rsidP="00B13F02">
      <w:pPr>
        <w:pStyle w:val="FirstParagraph"/>
        <w:jc w:val="both"/>
        <w:rPr>
          <w:rFonts w:ascii="Times New Roman" w:hAnsi="Times New Roman" w:cs="Times New Roman"/>
        </w:rPr>
      </w:pPr>
      <w:r>
        <w:rPr>
          <w:rFonts w:ascii="Times New Roman" w:hAnsi="Times New Roman" w:cs="Times New Roman"/>
        </w:rPr>
        <w:t>In addition to being caused by</w:t>
      </w:r>
      <w:r w:rsidR="00FB5D06" w:rsidRPr="00FB5D06">
        <w:rPr>
          <w:rFonts w:ascii="Times New Roman" w:hAnsi="Times New Roman" w:cs="Times New Roman"/>
        </w:rPr>
        <w:t xml:space="preserve"> </w:t>
      </w:r>
      <w:r w:rsidR="00AF5277">
        <w:rPr>
          <w:rFonts w:ascii="Times New Roman" w:hAnsi="Times New Roman" w:cs="Times New Roman"/>
        </w:rPr>
        <w:t xml:space="preserve">changes in key </w:t>
      </w:r>
      <w:r w:rsidR="00FB5D06" w:rsidRPr="00FB5D06">
        <w:rPr>
          <w:rFonts w:ascii="Times New Roman" w:hAnsi="Times New Roman" w:cs="Times New Roman"/>
        </w:rPr>
        <w:t xml:space="preserve">environmental, economic, social and political </w:t>
      </w:r>
      <w:r w:rsidR="00AF5277">
        <w:rPr>
          <w:rFonts w:ascii="Times New Roman" w:hAnsi="Times New Roman" w:cs="Times New Roman"/>
        </w:rPr>
        <w:t>variables</w:t>
      </w:r>
      <w:r w:rsidR="00FB5D06" w:rsidRPr="00FB5D06">
        <w:rPr>
          <w:rFonts w:ascii="Times New Roman" w:hAnsi="Times New Roman" w:cs="Times New Roman"/>
        </w:rPr>
        <w:t xml:space="preserve">, regime shifts </w:t>
      </w:r>
      <w:r>
        <w:rPr>
          <w:rFonts w:ascii="Times New Roman" w:hAnsi="Times New Roman" w:cs="Times New Roman"/>
        </w:rPr>
        <w:t>in</w:t>
      </w:r>
      <w:r w:rsidRPr="00FB5D06">
        <w:rPr>
          <w:rFonts w:ascii="Times New Roman" w:hAnsi="Times New Roman" w:cs="Times New Roman"/>
        </w:rPr>
        <w:t xml:space="preserve"> </w:t>
      </w:r>
      <w:r w:rsidR="00FB5D06" w:rsidRPr="00FB5D06">
        <w:rPr>
          <w:rFonts w:ascii="Times New Roman" w:hAnsi="Times New Roman" w:cs="Times New Roman"/>
        </w:rPr>
        <w:t xml:space="preserve">water governance can be triggered </w:t>
      </w:r>
      <w:r>
        <w:rPr>
          <w:rFonts w:ascii="Times New Roman" w:hAnsi="Times New Roman" w:cs="Times New Roman"/>
        </w:rPr>
        <w:t>through changes in</w:t>
      </w:r>
      <w:r w:rsidRPr="00FB5D06">
        <w:rPr>
          <w:rFonts w:ascii="Times New Roman" w:hAnsi="Times New Roman" w:cs="Times New Roman"/>
        </w:rPr>
        <w:t xml:space="preserve"> </w:t>
      </w:r>
      <w:r w:rsidR="00FB5D06" w:rsidRPr="00FB5D06">
        <w:rPr>
          <w:rFonts w:ascii="Times New Roman" w:hAnsi="Times New Roman" w:cs="Times New Roman"/>
        </w:rPr>
        <w:t xml:space="preserve">each of the </w:t>
      </w:r>
      <w:r>
        <w:rPr>
          <w:rFonts w:ascii="Times New Roman" w:hAnsi="Times New Roman" w:cs="Times New Roman"/>
        </w:rPr>
        <w:t>three</w:t>
      </w:r>
      <w:r w:rsidRPr="00FB5D06">
        <w:rPr>
          <w:rFonts w:ascii="Times New Roman" w:hAnsi="Times New Roman" w:cs="Times New Roman"/>
        </w:rPr>
        <w:t xml:space="preserve"> </w:t>
      </w:r>
      <w:r w:rsidR="00FB5D06" w:rsidRPr="00FB5D06">
        <w:rPr>
          <w:rFonts w:ascii="Times New Roman" w:hAnsi="Times New Roman" w:cs="Times New Roman"/>
        </w:rPr>
        <w:t>key dimensions</w:t>
      </w:r>
      <w:r>
        <w:rPr>
          <w:rFonts w:ascii="Times New Roman" w:hAnsi="Times New Roman" w:cs="Times New Roman"/>
        </w:rPr>
        <w:t xml:space="preserve"> of governance</w:t>
      </w:r>
      <w:r w:rsidR="00FB5D06" w:rsidRPr="00FB5D06">
        <w:rPr>
          <w:rFonts w:ascii="Times New Roman" w:hAnsi="Times New Roman" w:cs="Times New Roman"/>
        </w:rPr>
        <w:t xml:space="preserve"> (supply, purpose, and allocation</w:t>
      </w:r>
      <w:r w:rsidR="00300818">
        <w:rPr>
          <w:rFonts w:ascii="Times New Roman" w:hAnsi="Times New Roman" w:cs="Times New Roman"/>
        </w:rPr>
        <w:t xml:space="preserve">; </w:t>
      </w:r>
      <w:r w:rsidR="00FB5D06" w:rsidRPr="00FB5D06">
        <w:rPr>
          <w:rFonts w:ascii="Times New Roman" w:hAnsi="Times New Roman" w:cs="Times New Roman"/>
        </w:rPr>
        <w:t xml:space="preserve">11–13). </w:t>
      </w:r>
      <w:bookmarkStart w:id="47" w:name="OLE_LINK47"/>
      <w:bookmarkStart w:id="48" w:name="OLE_LINK48"/>
      <w:r w:rsidR="009B20EB">
        <w:rPr>
          <w:rFonts w:ascii="Times New Roman" w:hAnsi="Times New Roman" w:cs="Times New Roman"/>
        </w:rPr>
        <w:t>First, the</w:t>
      </w:r>
      <w:r w:rsidR="00427A77">
        <w:rPr>
          <w:rFonts w:ascii="Times New Roman" w:hAnsi="Times New Roman" w:cs="Times New Roman"/>
        </w:rPr>
        <w:t xml:space="preserve"> </w:t>
      </w:r>
      <w:r w:rsidR="009B20EB" w:rsidRPr="00B13F02">
        <w:rPr>
          <w:rFonts w:ascii="Times New Roman" w:hAnsi="Times New Roman" w:cs="Times New Roman"/>
          <w:i/>
          <w:iCs/>
        </w:rPr>
        <w:t>supply</w:t>
      </w:r>
      <w:r w:rsidR="009B20EB">
        <w:rPr>
          <w:rFonts w:ascii="Times New Roman" w:hAnsi="Times New Roman" w:cs="Times New Roman"/>
        </w:rPr>
        <w:t xml:space="preserve"> of water depends not only on weather (with worrying long-term trends in many regions, such as the loss of glaciers) but also on the demands of economic activities such as irrigation and industry; water storage can resolve some but not all of these issues </w:t>
      </w:r>
      <w:r w:rsidR="00FB5D06" w:rsidRPr="00FB5D06">
        <w:rPr>
          <w:rFonts w:ascii="Times New Roman" w:hAnsi="Times New Roman" w:cs="Times New Roman"/>
        </w:rPr>
        <w:t xml:space="preserve">(16–18). </w:t>
      </w:r>
      <w:bookmarkStart w:id="49" w:name="OLE_LINK49"/>
      <w:bookmarkStart w:id="50" w:name="OLE_LINK50"/>
      <w:r w:rsidR="009B20EB">
        <w:rPr>
          <w:rFonts w:ascii="Times New Roman" w:hAnsi="Times New Roman" w:cs="Times New Roman"/>
        </w:rPr>
        <w:t xml:space="preserve">Second, the </w:t>
      </w:r>
      <w:r w:rsidR="009B20EB" w:rsidRPr="00B13F02">
        <w:rPr>
          <w:rFonts w:ascii="Times New Roman" w:hAnsi="Times New Roman" w:cs="Times New Roman"/>
          <w:i/>
          <w:iCs/>
        </w:rPr>
        <w:t>purposes</w:t>
      </w:r>
      <w:r w:rsidR="009B20EB">
        <w:rPr>
          <w:rFonts w:ascii="Times New Roman" w:hAnsi="Times New Roman" w:cs="Times New Roman"/>
        </w:rPr>
        <w:t xml:space="preserve"> for which water is used are balanced between consumptive uses (e.g., drinking and food production) and non-consumptive uses (e.g., energy production or fisheries); water may also provide a range of different</w:t>
      </w:r>
      <w:r w:rsidR="00635A7D">
        <w:rPr>
          <w:rFonts w:ascii="Times New Roman" w:hAnsi="Times New Roman" w:cs="Times New Roman"/>
        </w:rPr>
        <w:t xml:space="preserve"> non-consumptive</w:t>
      </w:r>
      <w:r w:rsidR="009B20EB">
        <w:rPr>
          <w:rFonts w:ascii="Times New Roman" w:hAnsi="Times New Roman" w:cs="Times New Roman"/>
        </w:rPr>
        <w:t xml:space="preserve"> regulating and cultural services, such as waste disposal or scenic values</w:t>
      </w:r>
      <w:bookmarkEnd w:id="47"/>
      <w:bookmarkEnd w:id="48"/>
      <w:bookmarkEnd w:id="49"/>
      <w:bookmarkEnd w:id="50"/>
      <w:r w:rsidR="009B20EB">
        <w:rPr>
          <w:rFonts w:ascii="Times New Roman" w:hAnsi="Times New Roman" w:cs="Times New Roman"/>
        </w:rPr>
        <w:t xml:space="preserve"> (</w:t>
      </w:r>
      <w:commentRangeStart w:id="51"/>
      <w:r w:rsidR="009B20EB">
        <w:rPr>
          <w:rFonts w:ascii="Times New Roman" w:hAnsi="Times New Roman" w:cs="Times New Roman"/>
        </w:rPr>
        <w:t>19, 20</w:t>
      </w:r>
      <w:commentRangeEnd w:id="51"/>
      <w:r w:rsidR="009B20EB">
        <w:rPr>
          <w:rStyle w:val="af4"/>
        </w:rPr>
        <w:commentReference w:id="51"/>
      </w:r>
      <w:r w:rsidR="009B20EB">
        <w:rPr>
          <w:rFonts w:ascii="Times New Roman" w:hAnsi="Times New Roman" w:cs="Times New Roman"/>
        </w:rPr>
        <w:t xml:space="preserve">). </w:t>
      </w:r>
      <w:bookmarkStart w:id="52" w:name="OLE_LINK51"/>
      <w:bookmarkStart w:id="53" w:name="OLE_LINK52"/>
      <w:r w:rsidR="009B20EB">
        <w:rPr>
          <w:rFonts w:ascii="Times New Roman" w:hAnsi="Times New Roman" w:cs="Times New Roman"/>
        </w:rPr>
        <w:t xml:space="preserve">Water governance can be viewed as the process of assigning weights to each of these different purposes and enforcing the resulting rules. Third, the </w:t>
      </w:r>
      <w:r w:rsidR="009B20EB" w:rsidRPr="00B13F02">
        <w:rPr>
          <w:rFonts w:ascii="Times New Roman" w:hAnsi="Times New Roman" w:cs="Times New Roman"/>
          <w:i/>
          <w:iCs/>
        </w:rPr>
        <w:t>allocation</w:t>
      </w:r>
      <w:r w:rsidR="009B20EB">
        <w:rPr>
          <w:rFonts w:ascii="Times New Roman" w:hAnsi="Times New Roman" w:cs="Times New Roman"/>
        </w:rPr>
        <w:t xml:space="preserve"> of water across the </w:t>
      </w:r>
      <w:r w:rsidR="009B20EB" w:rsidRPr="00FB5D06">
        <w:rPr>
          <w:rFonts w:ascii="Times New Roman" w:hAnsi="Times New Roman" w:cs="Times New Roman"/>
        </w:rPr>
        <w:t xml:space="preserve">whole basin is influenced </w:t>
      </w:r>
      <w:r w:rsidR="00427A77" w:rsidRPr="00FB5D06">
        <w:rPr>
          <w:rFonts w:ascii="Times New Roman" w:hAnsi="Times New Roman" w:cs="Times New Roman"/>
        </w:rPr>
        <w:t xml:space="preserve">not </w:t>
      </w:r>
      <w:r w:rsidR="009B20EB" w:rsidRPr="00FB5D06">
        <w:rPr>
          <w:rFonts w:ascii="Times New Roman" w:hAnsi="Times New Roman" w:cs="Times New Roman"/>
        </w:rPr>
        <w:t>only by regional environmental context</w:t>
      </w:r>
      <w:r w:rsidR="00FB5D06" w:rsidRPr="00FB5D06">
        <w:rPr>
          <w:rFonts w:ascii="Times New Roman" w:hAnsi="Times New Roman" w:cs="Times New Roman"/>
        </w:rPr>
        <w:t xml:space="preserve"> but also by</w:t>
      </w:r>
      <w:r w:rsidR="00427A77">
        <w:rPr>
          <w:rFonts w:ascii="Times New Roman" w:hAnsi="Times New Roman" w:cs="Times New Roman"/>
        </w:rPr>
        <w:t xml:space="preserve"> local socioeconomic trends and</w:t>
      </w:r>
      <w:r w:rsidR="00FB5D06" w:rsidRPr="00FB5D06">
        <w:rPr>
          <w:rFonts w:ascii="Times New Roman" w:hAnsi="Times New Roman" w:cs="Times New Roman"/>
        </w:rPr>
        <w:t xml:space="preserve"> regions’ comparative </w:t>
      </w:r>
      <w:r w:rsidR="00427A77" w:rsidRPr="00FB5D06">
        <w:rPr>
          <w:rFonts w:ascii="Times New Roman" w:hAnsi="Times New Roman" w:cs="Times New Roman"/>
        </w:rPr>
        <w:t xml:space="preserve">economic </w:t>
      </w:r>
      <w:r w:rsidR="00FB5D06" w:rsidRPr="00FB5D06">
        <w:rPr>
          <w:rFonts w:ascii="Times New Roman" w:hAnsi="Times New Roman" w:cs="Times New Roman"/>
        </w:rPr>
        <w:t xml:space="preserve">advantages, which </w:t>
      </w:r>
      <w:r w:rsidR="00427A77">
        <w:rPr>
          <w:rFonts w:ascii="Times New Roman" w:hAnsi="Times New Roman" w:cs="Times New Roman"/>
        </w:rPr>
        <w:t>can be</w:t>
      </w:r>
      <w:r w:rsidR="00FB5D06" w:rsidRPr="00FB5D06">
        <w:rPr>
          <w:rFonts w:ascii="Times New Roman" w:hAnsi="Times New Roman" w:cs="Times New Roman"/>
        </w:rPr>
        <w:t xml:space="preserve"> altered by changing social and political</w:t>
      </w:r>
      <w:r w:rsidR="00427A77">
        <w:rPr>
          <w:rFonts w:ascii="Times New Roman" w:hAnsi="Times New Roman" w:cs="Times New Roman"/>
        </w:rPr>
        <w:t xml:space="preserve"> drivers</w:t>
      </w:r>
      <w:bookmarkEnd w:id="52"/>
      <w:bookmarkEnd w:id="53"/>
      <w:r w:rsidR="00FB5D06" w:rsidRPr="00FB5D06">
        <w:rPr>
          <w:rFonts w:ascii="Times New Roman" w:hAnsi="Times New Roman" w:cs="Times New Roman"/>
        </w:rPr>
        <w:t xml:space="preserve"> (21, 22). </w:t>
      </w:r>
      <w:bookmarkStart w:id="54" w:name="OLE_LINK53"/>
      <w:bookmarkStart w:id="55" w:name="OLE_LINK54"/>
      <w:r w:rsidR="00427A77">
        <w:rPr>
          <w:rFonts w:ascii="Times New Roman" w:hAnsi="Times New Roman" w:cs="Times New Roman"/>
        </w:rPr>
        <w:t xml:space="preserve">Despite the obvious </w:t>
      </w:r>
      <w:r w:rsidR="00635A7D">
        <w:rPr>
          <w:rFonts w:ascii="Times New Roman" w:hAnsi="Times New Roman" w:cs="Times New Roman"/>
        </w:rPr>
        <w:t xml:space="preserve">relevance </w:t>
      </w:r>
      <w:r w:rsidR="00427A77">
        <w:rPr>
          <w:rFonts w:ascii="Times New Roman" w:hAnsi="Times New Roman" w:cs="Times New Roman"/>
        </w:rPr>
        <w:t xml:space="preserve">of </w:t>
      </w:r>
      <w:r w:rsidR="00635A7D">
        <w:rPr>
          <w:rFonts w:ascii="Times New Roman" w:hAnsi="Times New Roman" w:cs="Times New Roman"/>
        </w:rPr>
        <w:t xml:space="preserve">substantive changes in any of the </w:t>
      </w:r>
      <w:r w:rsidR="00427A77">
        <w:rPr>
          <w:rFonts w:ascii="Times New Roman" w:hAnsi="Times New Roman" w:cs="Times New Roman"/>
        </w:rPr>
        <w:t xml:space="preserve">three dimensions of water governance, </w:t>
      </w:r>
      <w:r w:rsidR="00FB5D06" w:rsidRPr="00FB5D06">
        <w:rPr>
          <w:rFonts w:ascii="Times New Roman" w:hAnsi="Times New Roman" w:cs="Times New Roman"/>
        </w:rPr>
        <w:t xml:space="preserve">the lack of </w:t>
      </w:r>
      <w:r w:rsidR="00427A77">
        <w:rPr>
          <w:rFonts w:ascii="Times New Roman" w:hAnsi="Times New Roman" w:cs="Times New Roman"/>
        </w:rPr>
        <w:t xml:space="preserve">a </w:t>
      </w:r>
      <w:r w:rsidR="00FB5D06" w:rsidRPr="00FB5D06">
        <w:rPr>
          <w:rFonts w:ascii="Times New Roman" w:hAnsi="Times New Roman" w:cs="Times New Roman"/>
        </w:rPr>
        <w:t xml:space="preserve">simple but comprehensive </w:t>
      </w:r>
      <w:r w:rsidR="00FB5D06" w:rsidRPr="00FB5D06">
        <w:rPr>
          <w:rFonts w:ascii="Times New Roman" w:hAnsi="Times New Roman" w:cs="Times New Roman"/>
        </w:rPr>
        <w:lastRenderedPageBreak/>
        <w:t xml:space="preserve">method </w:t>
      </w:r>
      <w:r w:rsidR="00427A77">
        <w:rPr>
          <w:rFonts w:ascii="Times New Roman" w:hAnsi="Times New Roman" w:cs="Times New Roman"/>
        </w:rPr>
        <w:t>for</w:t>
      </w:r>
      <w:r w:rsidR="00427A77" w:rsidRPr="00FB5D06">
        <w:rPr>
          <w:rFonts w:ascii="Times New Roman" w:hAnsi="Times New Roman" w:cs="Times New Roman"/>
        </w:rPr>
        <w:t xml:space="preserve"> </w:t>
      </w:r>
      <w:r w:rsidR="00FB5D06" w:rsidRPr="00FB5D06">
        <w:rPr>
          <w:rFonts w:ascii="Times New Roman" w:hAnsi="Times New Roman" w:cs="Times New Roman"/>
        </w:rPr>
        <w:t xml:space="preserve">identifying changes </w:t>
      </w:r>
      <w:r w:rsidR="00427A77">
        <w:rPr>
          <w:rFonts w:ascii="Times New Roman" w:hAnsi="Times New Roman" w:cs="Times New Roman"/>
        </w:rPr>
        <w:t>in</w:t>
      </w:r>
      <w:r w:rsidR="00427A77" w:rsidRPr="00FB5D06">
        <w:rPr>
          <w:rFonts w:ascii="Times New Roman" w:hAnsi="Times New Roman" w:cs="Times New Roman"/>
        </w:rPr>
        <w:t xml:space="preserve"> </w:t>
      </w:r>
      <w:r w:rsidR="00FB5D06" w:rsidRPr="00FB5D06">
        <w:rPr>
          <w:rFonts w:ascii="Times New Roman" w:hAnsi="Times New Roman" w:cs="Times New Roman"/>
        </w:rPr>
        <w:t>water governance regime</w:t>
      </w:r>
      <w:r w:rsidR="00427A77">
        <w:rPr>
          <w:rFonts w:ascii="Times New Roman" w:hAnsi="Times New Roman" w:cs="Times New Roman"/>
        </w:rPr>
        <w:t>s</w:t>
      </w:r>
      <w:r w:rsidR="00FB5D06" w:rsidRPr="00FB5D06">
        <w:rPr>
          <w:rFonts w:ascii="Times New Roman" w:hAnsi="Times New Roman" w:cs="Times New Roman"/>
        </w:rPr>
        <w:t xml:space="preserve"> </w:t>
      </w:r>
      <w:r w:rsidR="00427A77">
        <w:rPr>
          <w:rFonts w:ascii="Times New Roman" w:hAnsi="Times New Roman" w:cs="Times New Roman"/>
        </w:rPr>
        <w:t>makes it difficult to achieve</w:t>
      </w:r>
      <w:r w:rsidR="00FB5D06" w:rsidRPr="00FB5D06">
        <w:rPr>
          <w:rFonts w:ascii="Times New Roman" w:hAnsi="Times New Roman" w:cs="Times New Roman"/>
        </w:rPr>
        <w:t xml:space="preserve"> water governance for sustainability</w:t>
      </w:r>
      <w:bookmarkEnd w:id="54"/>
      <w:bookmarkEnd w:id="55"/>
      <w:r w:rsidR="00FB5D06" w:rsidRPr="00FB5D06">
        <w:rPr>
          <w:rFonts w:ascii="Times New Roman" w:hAnsi="Times New Roman" w:cs="Times New Roman"/>
        </w:rPr>
        <w:t xml:space="preserve"> (Figure </w:t>
      </w:r>
      <w:hyperlink w:anchor="fig:framework">
        <w:r w:rsidR="00251157">
          <w:rPr>
            <w:rStyle w:val="ae"/>
            <w:rFonts w:ascii="Times New Roman" w:hAnsi="Times New Roman" w:cs="Times New Roman"/>
          </w:rPr>
          <w:t>1</w:t>
        </w:r>
      </w:hyperlink>
      <w:r w:rsidR="00FB5D06" w:rsidRPr="00FB5D06">
        <w:rPr>
          <w:rFonts w:ascii="Times New Roman" w:hAnsi="Times New Roman" w:cs="Times New Roman"/>
        </w:rPr>
        <w:t>).</w:t>
      </w:r>
    </w:p>
    <w:p w14:paraId="39698F4B" w14:textId="2081A671" w:rsidR="00BE3742" w:rsidRPr="00FB5D06" w:rsidRDefault="00635A7D" w:rsidP="006C0E33">
      <w:pPr>
        <w:pStyle w:val="a0"/>
        <w:jc w:val="both"/>
        <w:rPr>
          <w:rFonts w:ascii="Times New Roman" w:hAnsi="Times New Roman" w:cs="Times New Roman"/>
        </w:rPr>
      </w:pPr>
      <w:bookmarkStart w:id="56" w:name="OLE_LINK55"/>
      <w:bookmarkStart w:id="57" w:name="OLE_LINK56"/>
      <w:r>
        <w:rPr>
          <w:rFonts w:ascii="Times New Roman" w:hAnsi="Times New Roman" w:cs="Times New Roman"/>
        </w:rPr>
        <w:t xml:space="preserve">As an informative example, we focus on the </w:t>
      </w:r>
      <w:r w:rsidR="00FB5D06" w:rsidRPr="00FB5D06">
        <w:rPr>
          <w:rFonts w:ascii="Times New Roman" w:hAnsi="Times New Roman" w:cs="Times New Roman"/>
        </w:rPr>
        <w:t>The Yellow River Basin</w:t>
      </w:r>
      <w:bookmarkEnd w:id="56"/>
      <w:bookmarkEnd w:id="57"/>
      <w:r w:rsidR="00FB5D06" w:rsidRPr="00FB5D06">
        <w:rPr>
          <w:rFonts w:ascii="Times New Roman" w:hAnsi="Times New Roman" w:cs="Times New Roman"/>
        </w:rPr>
        <w:t xml:space="preserve"> (YRB, see </w:t>
      </w:r>
      <w:r w:rsidR="00FB5D06" w:rsidRPr="00FB5D06">
        <w:rPr>
          <w:rFonts w:ascii="Times New Roman" w:hAnsi="Times New Roman" w:cs="Times New Roman"/>
          <w:i/>
        </w:rPr>
        <w:t>Appendix</w:t>
      </w:r>
      <w:r w:rsidR="00FB5D06" w:rsidRPr="00FB5D06">
        <w:rPr>
          <w:rFonts w:ascii="Times New Roman" w:hAnsi="Times New Roman" w:cs="Times New Roman"/>
        </w:rPr>
        <w:t xml:space="preserve"> Methods S1 and Figure S1 for details)</w:t>
      </w:r>
      <w:r>
        <w:rPr>
          <w:rFonts w:ascii="Times New Roman" w:hAnsi="Times New Roman" w:cs="Times New Roman"/>
        </w:rPr>
        <w:t xml:space="preserve">. </w:t>
      </w:r>
      <w:bookmarkStart w:id="58" w:name="OLE_LINK57"/>
      <w:bookmarkStart w:id="59" w:name="OLE_LINK58"/>
      <w:r>
        <w:rPr>
          <w:rFonts w:ascii="Times New Roman" w:hAnsi="Times New Roman" w:cs="Times New Roman"/>
        </w:rPr>
        <w:t>The YRB</w:t>
      </w:r>
      <w:r w:rsidR="00FB5D06" w:rsidRPr="00FB5D06">
        <w:rPr>
          <w:rFonts w:ascii="Times New Roman" w:hAnsi="Times New Roman" w:cs="Times New Roman"/>
        </w:rPr>
        <w:t xml:space="preserve"> </w:t>
      </w:r>
      <w:r>
        <w:rPr>
          <w:rFonts w:ascii="Times New Roman" w:hAnsi="Times New Roman" w:cs="Times New Roman"/>
        </w:rPr>
        <w:t xml:space="preserve">has </w:t>
      </w:r>
      <w:r w:rsidR="00FB5D06" w:rsidRPr="00FB5D06">
        <w:rPr>
          <w:rFonts w:ascii="Times New Roman" w:hAnsi="Times New Roman" w:cs="Times New Roman"/>
        </w:rPr>
        <w:t xml:space="preserve">experienced </w:t>
      </w:r>
      <w:r>
        <w:rPr>
          <w:rFonts w:ascii="Times New Roman" w:hAnsi="Times New Roman" w:cs="Times New Roman"/>
        </w:rPr>
        <w:t xml:space="preserve">some of </w:t>
      </w:r>
      <w:r w:rsidR="00FB5D06" w:rsidRPr="00FB5D06">
        <w:rPr>
          <w:rFonts w:ascii="Times New Roman" w:hAnsi="Times New Roman" w:cs="Times New Roman"/>
        </w:rPr>
        <w:t xml:space="preserve">the most intense water use and dramatic </w:t>
      </w:r>
      <w:r w:rsidRPr="00FB5D06">
        <w:rPr>
          <w:rFonts w:ascii="Times New Roman" w:hAnsi="Times New Roman" w:cs="Times New Roman"/>
        </w:rPr>
        <w:t xml:space="preserve">regime </w:t>
      </w:r>
      <w:r w:rsidR="00FB5D06" w:rsidRPr="00FB5D06">
        <w:rPr>
          <w:rFonts w:ascii="Times New Roman" w:hAnsi="Times New Roman" w:cs="Times New Roman"/>
        </w:rPr>
        <w:t xml:space="preserve">shifts </w:t>
      </w:r>
      <w:r>
        <w:rPr>
          <w:rFonts w:ascii="Times New Roman" w:hAnsi="Times New Roman" w:cs="Times New Roman"/>
        </w:rPr>
        <w:t xml:space="preserve">of any large river basin </w:t>
      </w:r>
      <w:r w:rsidR="00FB5D06" w:rsidRPr="00FB5D06">
        <w:rPr>
          <w:rFonts w:ascii="Times New Roman" w:hAnsi="Times New Roman" w:cs="Times New Roman"/>
        </w:rPr>
        <w:t xml:space="preserve">in China, </w:t>
      </w:r>
      <w:r w:rsidR="005D3B7D">
        <w:rPr>
          <w:rFonts w:ascii="Times New Roman" w:hAnsi="Times New Roman" w:cs="Times New Roman"/>
        </w:rPr>
        <w:t>giving rise to</w:t>
      </w:r>
      <w:r w:rsidR="005D3B7D" w:rsidRPr="00FB5D06">
        <w:rPr>
          <w:rFonts w:ascii="Times New Roman" w:hAnsi="Times New Roman" w:cs="Times New Roman"/>
        </w:rPr>
        <w:t xml:space="preserve"> </w:t>
      </w:r>
      <w:r>
        <w:rPr>
          <w:rFonts w:ascii="Times New Roman" w:hAnsi="Times New Roman" w:cs="Times New Roman"/>
        </w:rPr>
        <w:t>long-standing</w:t>
      </w:r>
      <w:r w:rsidRPr="00FB5D06">
        <w:rPr>
          <w:rFonts w:ascii="Times New Roman" w:hAnsi="Times New Roman" w:cs="Times New Roman"/>
        </w:rPr>
        <w:t xml:space="preserve"> </w:t>
      </w:r>
      <w:r w:rsidR="00FB5D06" w:rsidRPr="00FB5D06">
        <w:rPr>
          <w:rFonts w:ascii="Times New Roman" w:hAnsi="Times New Roman" w:cs="Times New Roman"/>
        </w:rPr>
        <w:t xml:space="preserve">challenges </w:t>
      </w:r>
      <w:r w:rsidR="005D3B7D">
        <w:rPr>
          <w:rFonts w:ascii="Times New Roman" w:hAnsi="Times New Roman" w:cs="Times New Roman"/>
        </w:rPr>
        <w:t>for its</w:t>
      </w:r>
      <w:r w:rsidR="00FB5D06" w:rsidRPr="00FB5D06">
        <w:rPr>
          <w:rFonts w:ascii="Times New Roman" w:hAnsi="Times New Roman" w:cs="Times New Roman"/>
        </w:rPr>
        <w:t xml:space="preserve"> governance</w:t>
      </w:r>
      <w:bookmarkEnd w:id="58"/>
      <w:bookmarkEnd w:id="59"/>
      <w:r w:rsidR="00FB5D06" w:rsidRPr="00FB5D06">
        <w:rPr>
          <w:rFonts w:ascii="Times New Roman" w:hAnsi="Times New Roman" w:cs="Times New Roman"/>
        </w:rPr>
        <w:t xml:space="preserve">. </w:t>
      </w:r>
      <w:bookmarkStart w:id="60" w:name="OLE_LINK59"/>
      <w:bookmarkStart w:id="61" w:name="OLE_LINK60"/>
      <w:r w:rsidR="005D3B7D">
        <w:rPr>
          <w:rFonts w:ascii="Times New Roman" w:hAnsi="Times New Roman" w:cs="Times New Roman"/>
        </w:rPr>
        <w:t>From about 550BC until h</w:t>
      </w:r>
      <w:r w:rsidR="00FB5D06" w:rsidRPr="00FB5D06">
        <w:rPr>
          <w:rFonts w:ascii="Times New Roman" w:hAnsi="Times New Roman" w:cs="Times New Roman"/>
        </w:rPr>
        <w:t xml:space="preserve">alf </w:t>
      </w:r>
      <w:r w:rsidR="005D3B7D">
        <w:rPr>
          <w:rFonts w:ascii="Times New Roman" w:hAnsi="Times New Roman" w:cs="Times New Roman"/>
        </w:rPr>
        <w:t xml:space="preserve">a </w:t>
      </w:r>
      <w:r w:rsidR="00FB5D06" w:rsidRPr="00FB5D06">
        <w:rPr>
          <w:rFonts w:ascii="Times New Roman" w:hAnsi="Times New Roman" w:cs="Times New Roman"/>
        </w:rPr>
        <w:t xml:space="preserve">century ago, </w:t>
      </w:r>
      <w:r w:rsidR="005D3B7D">
        <w:rPr>
          <w:rFonts w:ascii="Times New Roman" w:hAnsi="Times New Roman" w:cs="Times New Roman"/>
        </w:rPr>
        <w:t xml:space="preserve">flooding and </w:t>
      </w:r>
      <w:r w:rsidR="00FB5D06" w:rsidRPr="00FB5D06">
        <w:rPr>
          <w:rFonts w:ascii="Times New Roman" w:hAnsi="Times New Roman" w:cs="Times New Roman"/>
        </w:rPr>
        <w:t xml:space="preserve">the huge sediment loads of the Yellow River brought </w:t>
      </w:r>
      <w:r w:rsidR="005D3B7D">
        <w:rPr>
          <w:rFonts w:ascii="Times New Roman" w:hAnsi="Times New Roman" w:cs="Times New Roman"/>
        </w:rPr>
        <w:t xml:space="preserve">frequent human </w:t>
      </w:r>
      <w:r w:rsidR="00FB5D06" w:rsidRPr="00FB5D06">
        <w:rPr>
          <w:rFonts w:ascii="Times New Roman" w:hAnsi="Times New Roman" w:cs="Times New Roman"/>
        </w:rPr>
        <w:t>disasters</w:t>
      </w:r>
      <w:r w:rsidR="005D3B7D">
        <w:rPr>
          <w:rFonts w:ascii="Times New Roman" w:hAnsi="Times New Roman" w:cs="Times New Roman"/>
        </w:rPr>
        <w:t xml:space="preserve"> and the constant shifts in the river’s channel made it difficult for people to use its waters</w:t>
      </w:r>
      <w:r w:rsidR="00FB5D06" w:rsidRPr="00FB5D06">
        <w:rPr>
          <w:rFonts w:ascii="Times New Roman" w:hAnsi="Times New Roman" w:cs="Times New Roman"/>
        </w:rPr>
        <w:t xml:space="preserve"> </w:t>
      </w:r>
      <w:bookmarkEnd w:id="60"/>
      <w:bookmarkEnd w:id="61"/>
      <w:r w:rsidR="00FB5D06" w:rsidRPr="00FB5D06">
        <w:rPr>
          <w:rFonts w:ascii="Times New Roman" w:hAnsi="Times New Roman" w:cs="Times New Roman"/>
        </w:rPr>
        <w:t xml:space="preserve">(23, 24). </w:t>
      </w:r>
      <w:bookmarkStart w:id="62" w:name="OLE_LINK61"/>
      <w:bookmarkStart w:id="63" w:name="OLE_LINK62"/>
      <w:r w:rsidR="00FB5D06" w:rsidRPr="00FB5D06">
        <w:rPr>
          <w:rFonts w:ascii="Times New Roman" w:hAnsi="Times New Roman" w:cs="Times New Roman"/>
        </w:rPr>
        <w:t>Since</w:t>
      </w:r>
      <w:r w:rsidR="005D3B7D">
        <w:rPr>
          <w:rFonts w:ascii="Times New Roman" w:hAnsi="Times New Roman" w:cs="Times New Roman"/>
        </w:rPr>
        <w:t xml:space="preserve"> the</w:t>
      </w:r>
      <w:r w:rsidR="00FB5D06" w:rsidRPr="00FB5D06">
        <w:rPr>
          <w:rFonts w:ascii="Times New Roman" w:hAnsi="Times New Roman" w:cs="Times New Roman"/>
        </w:rPr>
        <w:t xml:space="preserve"> 1960s, </w:t>
      </w:r>
      <w:r w:rsidR="005D3B7D">
        <w:rPr>
          <w:rFonts w:ascii="Times New Roman" w:hAnsi="Times New Roman" w:cs="Times New Roman"/>
        </w:rPr>
        <w:t>the</w:t>
      </w:r>
      <w:r w:rsidR="005D3B7D" w:rsidRPr="00FB5D06">
        <w:rPr>
          <w:rFonts w:ascii="Times New Roman" w:hAnsi="Times New Roman" w:cs="Times New Roman"/>
        </w:rPr>
        <w:t xml:space="preserve"> </w:t>
      </w:r>
      <w:r w:rsidR="00FB5D06" w:rsidRPr="00FB5D06">
        <w:rPr>
          <w:rFonts w:ascii="Times New Roman" w:hAnsi="Times New Roman" w:cs="Times New Roman"/>
        </w:rPr>
        <w:t>implementation of conservation measures, regulation reservoirs, and levee constructions</w:t>
      </w:r>
      <w:r w:rsidR="005D3B7D">
        <w:rPr>
          <w:rFonts w:ascii="Times New Roman" w:hAnsi="Times New Roman" w:cs="Times New Roman"/>
        </w:rPr>
        <w:t xml:space="preserve"> have contained </w:t>
      </w:r>
      <w:r w:rsidR="00FB5D06" w:rsidRPr="00FB5D06">
        <w:rPr>
          <w:rFonts w:ascii="Times New Roman" w:hAnsi="Times New Roman" w:cs="Times New Roman"/>
        </w:rPr>
        <w:t>the</w:t>
      </w:r>
      <w:r w:rsidR="005D3B7D">
        <w:rPr>
          <w:rFonts w:ascii="Times New Roman" w:hAnsi="Times New Roman" w:cs="Times New Roman"/>
        </w:rPr>
        <w:t xml:space="preserve"> issues caused by</w:t>
      </w:r>
      <w:r w:rsidR="00FB5D06" w:rsidRPr="00FB5D06">
        <w:rPr>
          <w:rFonts w:ascii="Times New Roman" w:hAnsi="Times New Roman" w:cs="Times New Roman"/>
        </w:rPr>
        <w:t xml:space="preserve"> high-sediment</w:t>
      </w:r>
      <w:r w:rsidR="005D3B7D">
        <w:rPr>
          <w:rFonts w:ascii="Times New Roman" w:hAnsi="Times New Roman" w:cs="Times New Roman"/>
        </w:rPr>
        <w:t xml:space="preserve"> loads</w:t>
      </w:r>
      <w:bookmarkEnd w:id="62"/>
      <w:bookmarkEnd w:id="63"/>
      <w:r w:rsidR="00FB5D06" w:rsidRPr="00FB5D06">
        <w:rPr>
          <w:rFonts w:ascii="Times New Roman" w:hAnsi="Times New Roman" w:cs="Times New Roman"/>
        </w:rPr>
        <w:t xml:space="preserve"> (25, 26). </w:t>
      </w:r>
      <w:bookmarkStart w:id="64" w:name="OLE_LINK63"/>
      <w:bookmarkStart w:id="65" w:name="OLE_LINK64"/>
      <w:r w:rsidR="00FB5D06" w:rsidRPr="00FB5D06">
        <w:rPr>
          <w:rFonts w:ascii="Times New Roman" w:hAnsi="Times New Roman" w:cs="Times New Roman"/>
        </w:rPr>
        <w:t xml:space="preserve">However, water </w:t>
      </w:r>
      <w:r w:rsidR="005D3B7D">
        <w:rPr>
          <w:rFonts w:ascii="Times New Roman" w:hAnsi="Times New Roman" w:cs="Times New Roman"/>
        </w:rPr>
        <w:t>over-</w:t>
      </w:r>
      <w:r w:rsidR="00FB5D06" w:rsidRPr="00FB5D06">
        <w:rPr>
          <w:rFonts w:ascii="Times New Roman" w:hAnsi="Times New Roman" w:cs="Times New Roman"/>
        </w:rPr>
        <w:t>use</w:t>
      </w:r>
      <w:r w:rsidR="005D3B7D">
        <w:rPr>
          <w:rFonts w:ascii="Times New Roman" w:hAnsi="Times New Roman" w:cs="Times New Roman"/>
        </w:rPr>
        <w:t xml:space="preserve"> has led to</w:t>
      </w:r>
      <w:r w:rsidR="00FB5D06" w:rsidRPr="00FB5D06">
        <w:rPr>
          <w:rFonts w:ascii="Times New Roman" w:hAnsi="Times New Roman" w:cs="Times New Roman"/>
        </w:rPr>
        <w:t xml:space="preserve"> drying up of the Yellow River</w:t>
      </w:r>
      <w:r w:rsidR="005D3B7D">
        <w:rPr>
          <w:rFonts w:ascii="Times New Roman" w:hAnsi="Times New Roman" w:cs="Times New Roman"/>
        </w:rPr>
        <w:t>, creating</w:t>
      </w:r>
      <w:r w:rsidR="00FB5D06" w:rsidRPr="00FB5D06">
        <w:rPr>
          <w:rFonts w:ascii="Times New Roman" w:hAnsi="Times New Roman" w:cs="Times New Roman"/>
        </w:rPr>
        <w:t xml:space="preserve"> new governance challenges </w:t>
      </w:r>
      <w:r w:rsidR="00991ACB">
        <w:rPr>
          <w:rFonts w:ascii="Times New Roman" w:hAnsi="Times New Roman" w:cs="Times New Roman"/>
        </w:rPr>
        <w:t>that have been addressed through</w:t>
      </w:r>
      <w:r w:rsidR="005D3B7D" w:rsidRPr="00FB5D06">
        <w:rPr>
          <w:rFonts w:ascii="Times New Roman" w:hAnsi="Times New Roman" w:cs="Times New Roman"/>
        </w:rPr>
        <w:t xml:space="preserve"> </w:t>
      </w:r>
      <w:r w:rsidR="00FB5D06" w:rsidRPr="00FB5D06">
        <w:rPr>
          <w:rFonts w:ascii="Times New Roman" w:hAnsi="Times New Roman" w:cs="Times New Roman"/>
        </w:rPr>
        <w:t>a range of related policies (</w:t>
      </w:r>
      <w:r w:rsidR="00991ACB">
        <w:rPr>
          <w:rFonts w:ascii="Times New Roman" w:hAnsi="Times New Roman" w:cs="Times New Roman"/>
        </w:rPr>
        <w:t>e.g.,</w:t>
      </w:r>
      <w:r w:rsidR="00FB5D06" w:rsidRPr="00FB5D06">
        <w:rPr>
          <w:rFonts w:ascii="Times New Roman" w:hAnsi="Times New Roman" w:cs="Times New Roman"/>
        </w:rPr>
        <w:t xml:space="preserve"> regulating water use and limiting water withdrawals)</w:t>
      </w:r>
      <w:bookmarkEnd w:id="64"/>
      <w:bookmarkEnd w:id="65"/>
      <w:r w:rsidR="00FB5D06" w:rsidRPr="00FB5D06">
        <w:rPr>
          <w:rFonts w:ascii="Times New Roman" w:hAnsi="Times New Roman" w:cs="Times New Roman"/>
        </w:rPr>
        <w:t xml:space="preserve"> (27). </w:t>
      </w:r>
      <w:bookmarkStart w:id="66" w:name="OLE_LINK65"/>
      <w:bookmarkStart w:id="67" w:name="OLE_LINK66"/>
      <w:r w:rsidR="00FB5D06" w:rsidRPr="00F97D03">
        <w:rPr>
          <w:rFonts w:ascii="Times New Roman" w:hAnsi="Times New Roman" w:cs="Times New Roman"/>
        </w:rPr>
        <w:t>Today,</w:t>
      </w:r>
      <w:r w:rsidR="00FB5D06" w:rsidRPr="00FB5D06">
        <w:rPr>
          <w:rFonts w:ascii="Times New Roman" w:hAnsi="Times New Roman" w:cs="Times New Roman"/>
        </w:rPr>
        <w:t xml:space="preserve"> </w:t>
      </w:r>
      <w:r w:rsidR="00F97D03">
        <w:rPr>
          <w:rFonts w:ascii="Times New Roman" w:hAnsi="Times New Roman" w:cs="Times New Roman"/>
        </w:rPr>
        <w:t xml:space="preserve">given that it is </w:t>
      </w:r>
      <w:r w:rsidR="00F97D03" w:rsidRPr="00FB5D06">
        <w:rPr>
          <w:rFonts w:ascii="Times New Roman" w:hAnsi="Times New Roman" w:cs="Times New Roman"/>
        </w:rPr>
        <w:t>still difficult to completely me</w:t>
      </w:r>
      <w:r w:rsidR="00F97D03">
        <w:rPr>
          <w:rFonts w:ascii="Times New Roman" w:hAnsi="Times New Roman" w:cs="Times New Roman"/>
        </w:rPr>
        <w:t>e</w:t>
      </w:r>
      <w:r w:rsidR="00F97D03" w:rsidRPr="00FB5D06">
        <w:rPr>
          <w:rFonts w:ascii="Times New Roman" w:hAnsi="Times New Roman" w:cs="Times New Roman"/>
        </w:rPr>
        <w:t xml:space="preserve">t </w:t>
      </w:r>
      <w:r w:rsidR="00FB5D06" w:rsidRPr="00FB5D06">
        <w:rPr>
          <w:rFonts w:ascii="Times New Roman" w:hAnsi="Times New Roman" w:cs="Times New Roman"/>
        </w:rPr>
        <w:t xml:space="preserve">water demands and various trade-offs must be </w:t>
      </w:r>
      <w:r w:rsidR="00F97D03">
        <w:rPr>
          <w:rFonts w:ascii="Times New Roman" w:hAnsi="Times New Roman" w:cs="Times New Roman"/>
        </w:rPr>
        <w:t>negotiated</w:t>
      </w:r>
      <w:r w:rsidR="00F97D03" w:rsidRPr="00FB5D06">
        <w:rPr>
          <w:rFonts w:ascii="Times New Roman" w:hAnsi="Times New Roman" w:cs="Times New Roman"/>
        </w:rPr>
        <w:t xml:space="preserve"> </w:t>
      </w:r>
      <w:r w:rsidR="00FB5D06" w:rsidRPr="00FB5D06">
        <w:rPr>
          <w:rFonts w:ascii="Times New Roman" w:hAnsi="Times New Roman" w:cs="Times New Roman"/>
        </w:rPr>
        <w:t xml:space="preserve">between regions and sectors, there is still a long way </w:t>
      </w:r>
      <w:r w:rsidR="00F97D03">
        <w:rPr>
          <w:rFonts w:ascii="Times New Roman" w:hAnsi="Times New Roman" w:cs="Times New Roman"/>
        </w:rPr>
        <w:t xml:space="preserve">to go </w:t>
      </w:r>
      <w:r w:rsidR="00FB5D06" w:rsidRPr="00FB5D06">
        <w:rPr>
          <w:rFonts w:ascii="Times New Roman" w:hAnsi="Times New Roman" w:cs="Times New Roman"/>
        </w:rPr>
        <w:t>towards successful water governance</w:t>
      </w:r>
      <w:bookmarkEnd w:id="66"/>
      <w:bookmarkEnd w:id="67"/>
      <w:r w:rsidR="00FB5D06" w:rsidRPr="00FB5D06">
        <w:rPr>
          <w:rFonts w:ascii="Times New Roman" w:hAnsi="Times New Roman" w:cs="Times New Roman"/>
        </w:rPr>
        <w:t xml:space="preserve"> (28, 29). All in all,</w:t>
      </w:r>
      <w:r w:rsidR="00F97D03">
        <w:rPr>
          <w:rFonts w:ascii="Times New Roman" w:hAnsi="Times New Roman" w:cs="Times New Roman"/>
        </w:rPr>
        <w:t xml:space="preserve"> therefore,</w:t>
      </w:r>
      <w:r w:rsidR="00FB5D06" w:rsidRPr="00FB5D06">
        <w:rPr>
          <w:rFonts w:ascii="Times New Roman" w:hAnsi="Times New Roman" w:cs="Times New Roman"/>
        </w:rPr>
        <w:t xml:space="preserve"> the YRB has been </w:t>
      </w:r>
      <w:r w:rsidR="00F97D03">
        <w:rPr>
          <w:rFonts w:ascii="Times New Roman" w:hAnsi="Times New Roman" w:cs="Times New Roman"/>
        </w:rPr>
        <w:t xml:space="preserve">among </w:t>
      </w:r>
      <w:r w:rsidR="00FB5D06" w:rsidRPr="00FB5D06">
        <w:rPr>
          <w:rFonts w:ascii="Times New Roman" w:hAnsi="Times New Roman" w:cs="Times New Roman"/>
        </w:rPr>
        <w:t>the most rapid</w:t>
      </w:r>
      <w:r w:rsidR="00F97D03">
        <w:rPr>
          <w:rFonts w:ascii="Times New Roman" w:hAnsi="Times New Roman" w:cs="Times New Roman"/>
        </w:rPr>
        <w:t>ly</w:t>
      </w:r>
      <w:r w:rsidR="00FB5D06" w:rsidRPr="00FB5D06">
        <w:rPr>
          <w:rFonts w:ascii="Times New Roman" w:hAnsi="Times New Roman" w:cs="Times New Roman"/>
        </w:rPr>
        <w:t xml:space="preserve">-changing </w:t>
      </w:r>
      <w:r w:rsidR="00F97D03">
        <w:rPr>
          <w:rFonts w:ascii="Times New Roman" w:hAnsi="Times New Roman" w:cs="Times New Roman"/>
        </w:rPr>
        <w:t xml:space="preserve">large river </w:t>
      </w:r>
      <w:r w:rsidR="00FB5D06" w:rsidRPr="00FB5D06">
        <w:rPr>
          <w:rFonts w:ascii="Times New Roman" w:hAnsi="Times New Roman" w:cs="Times New Roman"/>
        </w:rPr>
        <w:t xml:space="preserve">basins in the world, with myriad responses to the endless governance challenges induced by environmental, economic, social </w:t>
      </w:r>
      <w:r w:rsidR="00F97D03">
        <w:rPr>
          <w:rFonts w:ascii="Times New Roman" w:hAnsi="Times New Roman" w:cs="Times New Roman"/>
        </w:rPr>
        <w:t>and</w:t>
      </w:r>
      <w:r w:rsidR="00F97D03" w:rsidRPr="00FB5D06">
        <w:rPr>
          <w:rFonts w:ascii="Times New Roman" w:hAnsi="Times New Roman" w:cs="Times New Roman"/>
        </w:rPr>
        <w:t xml:space="preserve"> </w:t>
      </w:r>
      <w:r w:rsidR="00FB5D06" w:rsidRPr="00FB5D06">
        <w:rPr>
          <w:rFonts w:ascii="Times New Roman" w:hAnsi="Times New Roman" w:cs="Times New Roman"/>
        </w:rPr>
        <w:t xml:space="preserve">political factors. </w:t>
      </w:r>
      <w:r w:rsidR="00F97D03">
        <w:rPr>
          <w:rFonts w:ascii="Times New Roman" w:hAnsi="Times New Roman" w:cs="Times New Roman"/>
        </w:rPr>
        <w:t>I</w:t>
      </w:r>
      <w:r w:rsidR="00FB5D06" w:rsidRPr="00FB5D06">
        <w:rPr>
          <w:rFonts w:ascii="Times New Roman" w:hAnsi="Times New Roman" w:cs="Times New Roman"/>
        </w:rPr>
        <w:t xml:space="preserve">dentifying regime shifts </w:t>
      </w:r>
      <w:r w:rsidR="00F97D03">
        <w:rPr>
          <w:rFonts w:ascii="Times New Roman" w:hAnsi="Times New Roman" w:cs="Times New Roman"/>
        </w:rPr>
        <w:t>in</w:t>
      </w:r>
      <w:r w:rsidR="00F97D03" w:rsidRPr="00FB5D06">
        <w:rPr>
          <w:rFonts w:ascii="Times New Roman" w:hAnsi="Times New Roman" w:cs="Times New Roman"/>
        </w:rPr>
        <w:t xml:space="preserve"> </w:t>
      </w:r>
      <w:r w:rsidR="00FB5D06" w:rsidRPr="00FB5D06">
        <w:rPr>
          <w:rFonts w:ascii="Times New Roman" w:hAnsi="Times New Roman" w:cs="Times New Roman"/>
        </w:rPr>
        <w:t xml:space="preserve">water governance within </w:t>
      </w:r>
      <w:r w:rsidR="00F97D03">
        <w:rPr>
          <w:rFonts w:ascii="Times New Roman" w:hAnsi="Times New Roman" w:cs="Times New Roman"/>
        </w:rPr>
        <w:t xml:space="preserve">the </w:t>
      </w:r>
      <w:r w:rsidR="00FB5D06" w:rsidRPr="00FB5D06">
        <w:rPr>
          <w:rFonts w:ascii="Times New Roman" w:hAnsi="Times New Roman" w:cs="Times New Roman"/>
        </w:rPr>
        <w:t xml:space="preserve">YRB can </w:t>
      </w:r>
      <w:r w:rsidR="00F97D03">
        <w:rPr>
          <w:rFonts w:ascii="Times New Roman" w:hAnsi="Times New Roman" w:cs="Times New Roman"/>
        </w:rPr>
        <w:t xml:space="preserve">thus </w:t>
      </w:r>
      <w:r w:rsidR="00FB5D06" w:rsidRPr="00FB5D06">
        <w:rPr>
          <w:rFonts w:ascii="Times New Roman" w:hAnsi="Times New Roman" w:cs="Times New Roman"/>
        </w:rPr>
        <w:t xml:space="preserve">provide crucial insights </w:t>
      </w:r>
      <w:r w:rsidR="00F97D03">
        <w:rPr>
          <w:rFonts w:ascii="Times New Roman" w:hAnsi="Times New Roman" w:cs="Times New Roman"/>
        </w:rPr>
        <w:t>in</w:t>
      </w:r>
      <w:r w:rsidR="00FB5D06" w:rsidRPr="00FB5D06">
        <w:rPr>
          <w:rFonts w:ascii="Times New Roman" w:hAnsi="Times New Roman" w:cs="Times New Roman"/>
        </w:rPr>
        <w:t>to the world’s rapid</w:t>
      </w:r>
      <w:r w:rsidR="00F97D03">
        <w:rPr>
          <w:rFonts w:ascii="Times New Roman" w:hAnsi="Times New Roman" w:cs="Times New Roman"/>
        </w:rPr>
        <w:t>ly</w:t>
      </w:r>
      <w:r w:rsidR="00FB5D06" w:rsidRPr="00FB5D06">
        <w:rPr>
          <w:rFonts w:ascii="Times New Roman" w:hAnsi="Times New Roman" w:cs="Times New Roman"/>
        </w:rPr>
        <w:t xml:space="preserve">-changing big river basins </w:t>
      </w:r>
      <w:r w:rsidR="00F97D03">
        <w:rPr>
          <w:rFonts w:ascii="Times New Roman" w:hAnsi="Times New Roman" w:cs="Times New Roman"/>
        </w:rPr>
        <w:t>and the ways in which governance may respond to</w:t>
      </w:r>
      <w:r w:rsidR="00F97D03" w:rsidRPr="00FB5D06">
        <w:rPr>
          <w:rFonts w:ascii="Times New Roman" w:hAnsi="Times New Roman" w:cs="Times New Roman"/>
        </w:rPr>
        <w:t xml:space="preserve"> </w:t>
      </w:r>
      <w:r w:rsidR="00FB5D06" w:rsidRPr="00FB5D06">
        <w:rPr>
          <w:rFonts w:ascii="Times New Roman" w:hAnsi="Times New Roman" w:cs="Times New Roman"/>
        </w:rPr>
        <w:t xml:space="preserve">meeting challenges </w:t>
      </w:r>
      <w:r w:rsidR="00F97D03">
        <w:rPr>
          <w:rFonts w:ascii="Times New Roman" w:hAnsi="Times New Roman" w:cs="Times New Roman"/>
        </w:rPr>
        <w:t>to their</w:t>
      </w:r>
      <w:r w:rsidR="00F97D03" w:rsidRPr="00FB5D06">
        <w:rPr>
          <w:rFonts w:ascii="Times New Roman" w:hAnsi="Times New Roman" w:cs="Times New Roman"/>
        </w:rPr>
        <w:t xml:space="preserve"> </w:t>
      </w:r>
      <w:r w:rsidR="00FB5D06" w:rsidRPr="00FB5D06">
        <w:rPr>
          <w:rFonts w:ascii="Times New Roman" w:hAnsi="Times New Roman" w:cs="Times New Roman"/>
        </w:rPr>
        <w:t>sustainability.</w:t>
      </w:r>
    </w:p>
    <w:p w14:paraId="21AB139A" w14:textId="287D84BD" w:rsidR="00FB5D06" w:rsidRPr="00FB5D06" w:rsidRDefault="00F97D03" w:rsidP="006C0E33">
      <w:pPr>
        <w:pStyle w:val="a0"/>
        <w:jc w:val="both"/>
        <w:rPr>
          <w:rFonts w:ascii="Times New Roman" w:hAnsi="Times New Roman" w:cs="Times New Roman"/>
        </w:rPr>
      </w:pPr>
      <w:bookmarkStart w:id="68" w:name="OLE_LINK67"/>
      <w:bookmarkStart w:id="69" w:name="OLE_LINK68"/>
      <w:r>
        <w:rPr>
          <w:rFonts w:ascii="Times New Roman" w:hAnsi="Times New Roman" w:cs="Times New Roman"/>
        </w:rPr>
        <w:t>We first use</w:t>
      </w:r>
      <w:r w:rsidR="00FB5D06" w:rsidRPr="00FB5D06">
        <w:rPr>
          <w:rFonts w:ascii="Times New Roman" w:hAnsi="Times New Roman" w:cs="Times New Roman"/>
        </w:rPr>
        <w:t xml:space="preserve"> </w:t>
      </w:r>
      <w:r>
        <w:rPr>
          <w:rFonts w:ascii="Times New Roman" w:hAnsi="Times New Roman" w:cs="Times New Roman"/>
        </w:rPr>
        <w:t>the</w:t>
      </w:r>
      <w:r w:rsidRPr="00FB5D06">
        <w:rPr>
          <w:rFonts w:ascii="Times New Roman" w:hAnsi="Times New Roman" w:cs="Times New Roman"/>
        </w:rPr>
        <w:t xml:space="preserve"> </w:t>
      </w:r>
      <w:r w:rsidR="00FB5D06" w:rsidRPr="00FB5D06">
        <w:rPr>
          <w:rFonts w:ascii="Times New Roman" w:hAnsi="Times New Roman" w:cs="Times New Roman"/>
        </w:rPr>
        <w:t>three key dimensions (supply, purpose and allocation) of water governance</w:t>
      </w:r>
      <w:r>
        <w:rPr>
          <w:rFonts w:ascii="Times New Roman" w:hAnsi="Times New Roman" w:cs="Times New Roman"/>
        </w:rPr>
        <w:t xml:space="preserve"> to</w:t>
      </w:r>
      <w:r w:rsidR="00FB5D06" w:rsidRPr="00FB5D06">
        <w:rPr>
          <w:rFonts w:ascii="Times New Roman" w:hAnsi="Times New Roman" w:cs="Times New Roman"/>
        </w:rPr>
        <w:t xml:space="preserve"> develop an Integrated Water Governance Index (IWGI) t</w:t>
      </w:r>
      <w:r>
        <w:rPr>
          <w:rFonts w:ascii="Times New Roman" w:hAnsi="Times New Roman" w:cs="Times New Roman"/>
        </w:rPr>
        <w:t>hat can</w:t>
      </w:r>
      <w:r w:rsidR="00FB5D06" w:rsidRPr="00FB5D06">
        <w:rPr>
          <w:rFonts w:ascii="Times New Roman" w:hAnsi="Times New Roman" w:cs="Times New Roman"/>
        </w:rPr>
        <w:t xml:space="preserve"> detect </w:t>
      </w:r>
      <w:r>
        <w:rPr>
          <w:rFonts w:ascii="Times New Roman" w:hAnsi="Times New Roman" w:cs="Times New Roman"/>
        </w:rPr>
        <w:t xml:space="preserve">and describe </w:t>
      </w:r>
      <w:r w:rsidR="00FB5D06" w:rsidRPr="00FB5D06">
        <w:rPr>
          <w:rFonts w:ascii="Times New Roman" w:hAnsi="Times New Roman" w:cs="Times New Roman"/>
        </w:rPr>
        <w:t xml:space="preserve">changes </w:t>
      </w:r>
      <w:r>
        <w:rPr>
          <w:rFonts w:ascii="Times New Roman" w:hAnsi="Times New Roman" w:cs="Times New Roman"/>
        </w:rPr>
        <w:t>in</w:t>
      </w:r>
      <w:r w:rsidRPr="00FB5D06">
        <w:rPr>
          <w:rFonts w:ascii="Times New Roman" w:hAnsi="Times New Roman" w:cs="Times New Roman"/>
        </w:rPr>
        <w:t xml:space="preserve"> </w:t>
      </w:r>
      <w:r w:rsidR="00FB5D06" w:rsidRPr="00FB5D06">
        <w:rPr>
          <w:rFonts w:ascii="Times New Roman" w:hAnsi="Times New Roman" w:cs="Times New Roman"/>
        </w:rPr>
        <w:t xml:space="preserve">water governance at a basin scale </w:t>
      </w:r>
      <w:bookmarkEnd w:id="68"/>
      <w:bookmarkEnd w:id="69"/>
      <w:r w:rsidR="00FB5D06" w:rsidRPr="00FB5D06">
        <w:rPr>
          <w:rFonts w:ascii="Times New Roman" w:hAnsi="Times New Roman" w:cs="Times New Roman"/>
        </w:rPr>
        <w:t>(</w:t>
      </w:r>
      <w:r w:rsidR="00FB5D06" w:rsidRPr="00FB5D06">
        <w:rPr>
          <w:rFonts w:ascii="Times New Roman" w:hAnsi="Times New Roman" w:cs="Times New Roman"/>
          <w:b/>
        </w:rPr>
        <w:t>Figure </w:t>
      </w:r>
      <w:hyperlink w:anchor="fig:framework">
        <w:r w:rsidR="00FB5D06" w:rsidRPr="00FB5D06">
          <w:rPr>
            <w:rStyle w:val="ae"/>
            <w:rFonts w:ascii="Times New Roman" w:hAnsi="Times New Roman" w:cs="Times New Roman"/>
            <w:b/>
          </w:rPr>
          <w:t>1</w:t>
        </w:r>
      </w:hyperlink>
      <w:r w:rsidR="00FB5D06" w:rsidRPr="00FB5D06">
        <w:rPr>
          <w:rFonts w:ascii="Times New Roman" w:hAnsi="Times New Roman" w:cs="Times New Roman"/>
        </w:rPr>
        <w:t xml:space="preserve">). </w:t>
      </w:r>
      <w:bookmarkStart w:id="70" w:name="OLE_LINK69"/>
      <w:bookmarkStart w:id="71" w:name="OLE_LINK70"/>
      <w:r>
        <w:rPr>
          <w:rFonts w:ascii="Times New Roman" w:hAnsi="Times New Roman" w:cs="Times New Roman"/>
        </w:rPr>
        <w:t>Then, b</w:t>
      </w:r>
      <w:r w:rsidR="00FB5D06" w:rsidRPr="00FB5D06">
        <w:rPr>
          <w:rFonts w:ascii="Times New Roman" w:hAnsi="Times New Roman" w:cs="Times New Roman"/>
        </w:rPr>
        <w:t>y applying the index to a typical rapid-changing big river basin (the</w:t>
      </w:r>
      <w:r w:rsidR="005A1419">
        <w:rPr>
          <w:rFonts w:ascii="Times New Roman" w:hAnsi="Times New Roman" w:cs="Times New Roman"/>
        </w:rPr>
        <w:t xml:space="preserve"> YRB), we </w:t>
      </w:r>
      <w:r>
        <w:rPr>
          <w:rFonts w:ascii="Times New Roman" w:hAnsi="Times New Roman" w:cs="Times New Roman"/>
        </w:rPr>
        <w:t xml:space="preserve">show how the index can be used to </w:t>
      </w:r>
      <w:proofErr w:type="spellStart"/>
      <w:r w:rsidR="00D70DE4">
        <w:rPr>
          <w:rFonts w:ascii="Times New Roman" w:hAnsi="Times New Roman" w:cs="Times New Roman"/>
        </w:rPr>
        <w:t>analys</w:t>
      </w:r>
      <w:r>
        <w:rPr>
          <w:rFonts w:ascii="Times New Roman" w:hAnsi="Times New Roman" w:cs="Times New Roman"/>
        </w:rPr>
        <w:t>e</w:t>
      </w:r>
      <w:proofErr w:type="spellEnd"/>
      <w:r w:rsidR="00FB5D06" w:rsidRPr="00FB5D06">
        <w:rPr>
          <w:rFonts w:ascii="Times New Roman" w:hAnsi="Times New Roman" w:cs="Times New Roman"/>
        </w:rPr>
        <w:t xml:space="preserve"> the complicated regime</w:t>
      </w:r>
      <w:r>
        <w:rPr>
          <w:rFonts w:ascii="Times New Roman" w:hAnsi="Times New Roman" w:cs="Times New Roman"/>
        </w:rPr>
        <w:t>s</w:t>
      </w:r>
      <w:r w:rsidR="00FB5D06" w:rsidRPr="00FB5D06">
        <w:rPr>
          <w:rFonts w:ascii="Times New Roman" w:hAnsi="Times New Roman" w:cs="Times New Roman"/>
        </w:rPr>
        <w:t xml:space="preserve"> of water governance and their main causes in a comprehensive but simple way.</w:t>
      </w:r>
      <w:bookmarkEnd w:id="70"/>
      <w:bookmarkEnd w:id="71"/>
      <w:r w:rsidR="00FB5D06" w:rsidRPr="00FB5D06">
        <w:rPr>
          <w:rFonts w:ascii="Times New Roman" w:hAnsi="Times New Roman" w:cs="Times New Roman"/>
        </w:rPr>
        <w:t xml:space="preserve"> Finally, </w:t>
      </w:r>
      <w:r>
        <w:rPr>
          <w:rFonts w:ascii="Times New Roman" w:hAnsi="Times New Roman" w:cs="Times New Roman"/>
        </w:rPr>
        <w:t xml:space="preserve">we propose </w:t>
      </w:r>
      <w:r w:rsidR="00FB5D06" w:rsidRPr="00FB5D06">
        <w:rPr>
          <w:rFonts w:ascii="Times New Roman" w:hAnsi="Times New Roman" w:cs="Times New Roman"/>
        </w:rPr>
        <w:t xml:space="preserve">a general regime transition schema </w:t>
      </w:r>
      <w:r>
        <w:rPr>
          <w:rFonts w:ascii="Times New Roman" w:hAnsi="Times New Roman" w:cs="Times New Roman"/>
        </w:rPr>
        <w:t>as</w:t>
      </w:r>
      <w:r w:rsidR="00FB5D06" w:rsidRPr="00FB5D06">
        <w:rPr>
          <w:rFonts w:ascii="Times New Roman" w:hAnsi="Times New Roman" w:cs="Times New Roman"/>
        </w:rPr>
        <w:t xml:space="preserve"> a practical guideline for </w:t>
      </w:r>
      <w:r w:rsidR="00AA79B6" w:rsidRPr="00FB5D06">
        <w:rPr>
          <w:rFonts w:ascii="Times New Roman" w:hAnsi="Times New Roman" w:cs="Times New Roman"/>
        </w:rPr>
        <w:t xml:space="preserve">a coordinated </w:t>
      </w:r>
      <w:r w:rsidR="00AA79B6">
        <w:rPr>
          <w:rFonts w:ascii="Times New Roman" w:hAnsi="Times New Roman" w:cs="Times New Roman"/>
        </w:rPr>
        <w:t xml:space="preserve">approach to exploring the challenges faced by </w:t>
      </w:r>
      <w:r w:rsidR="00FB5D06" w:rsidRPr="00FB5D06">
        <w:rPr>
          <w:rFonts w:ascii="Times New Roman" w:hAnsi="Times New Roman" w:cs="Times New Roman"/>
        </w:rPr>
        <w:t>big river basin governance.</w:t>
      </w:r>
    </w:p>
    <w:p w14:paraId="3B1BCF3E" w14:textId="77777777" w:rsidR="00BE3742" w:rsidRPr="00FB5D06" w:rsidRDefault="00FB5D06" w:rsidP="006C0E33">
      <w:pPr>
        <w:pStyle w:val="1"/>
        <w:jc w:val="both"/>
        <w:rPr>
          <w:rFonts w:ascii="Times New Roman" w:hAnsi="Times New Roman" w:cs="Times New Roman"/>
        </w:rPr>
      </w:pPr>
      <w:bookmarkStart w:id="72" w:name="results"/>
      <w:r w:rsidRPr="00FB5D06">
        <w:rPr>
          <w:rFonts w:ascii="Times New Roman" w:hAnsi="Times New Roman" w:cs="Times New Roman"/>
        </w:rPr>
        <w:t>Results</w:t>
      </w:r>
      <w:bookmarkEnd w:id="72"/>
    </w:p>
    <w:p w14:paraId="34EA3E43" w14:textId="77777777" w:rsidR="00BE3742" w:rsidRPr="00FB5D06" w:rsidRDefault="00FB5D06" w:rsidP="006C0E33">
      <w:pPr>
        <w:pStyle w:val="2"/>
        <w:jc w:val="both"/>
        <w:rPr>
          <w:rFonts w:ascii="Times New Roman" w:hAnsi="Times New Roman" w:cs="Times New Roman"/>
        </w:rPr>
      </w:pPr>
      <w:bookmarkStart w:id="73" w:name="water-governance-regimes"/>
      <w:r w:rsidRPr="00FB5D06">
        <w:rPr>
          <w:rFonts w:ascii="Times New Roman" w:hAnsi="Times New Roman" w:cs="Times New Roman"/>
        </w:rPr>
        <w:t>Water governance regimes</w:t>
      </w:r>
      <w:bookmarkEnd w:id="73"/>
    </w:p>
    <w:p w14:paraId="196367C9" w14:textId="165336C8" w:rsidR="00BE3742" w:rsidRPr="00FB5D06" w:rsidRDefault="00FB5D06" w:rsidP="006C0E33">
      <w:pPr>
        <w:pStyle w:val="a0"/>
        <w:jc w:val="both"/>
        <w:rPr>
          <w:rFonts w:ascii="Times New Roman" w:hAnsi="Times New Roman" w:cs="Times New Roman"/>
        </w:rPr>
      </w:pPr>
      <w:r w:rsidRPr="00FB5D06">
        <w:rPr>
          <w:rFonts w:ascii="Times New Roman" w:hAnsi="Times New Roman" w:cs="Times New Roman"/>
        </w:rPr>
        <w:t xml:space="preserve">With two significant </w:t>
      </w:r>
      <w:r w:rsidR="009D03CF">
        <w:rPr>
          <w:rFonts w:ascii="Times New Roman" w:hAnsi="Times New Roman" w:cs="Times New Roman"/>
        </w:rPr>
        <w:t>break</w:t>
      </w:r>
      <w:r w:rsidRPr="00FB5D06">
        <w:rPr>
          <w:rFonts w:ascii="Times New Roman" w:hAnsi="Times New Roman" w:cs="Times New Roman"/>
        </w:rPr>
        <w:t xml:space="preserve">points, the changes </w:t>
      </w:r>
      <w:r w:rsidR="009D03CF">
        <w:rPr>
          <w:rFonts w:ascii="Times New Roman" w:hAnsi="Times New Roman" w:cs="Times New Roman"/>
        </w:rPr>
        <w:t>in the</w:t>
      </w:r>
      <w:r w:rsidR="009D03CF" w:rsidRPr="00FB5D06">
        <w:rPr>
          <w:rFonts w:ascii="Times New Roman" w:hAnsi="Times New Roman" w:cs="Times New Roman"/>
        </w:rPr>
        <w:t xml:space="preserve"> </w:t>
      </w:r>
      <w:r w:rsidRPr="00FB5D06">
        <w:rPr>
          <w:rFonts w:ascii="Times New Roman" w:hAnsi="Times New Roman" w:cs="Times New Roman"/>
        </w:rPr>
        <w:t xml:space="preserve">IWGI are </w:t>
      </w:r>
      <w:r w:rsidR="009D03CF">
        <w:rPr>
          <w:rFonts w:ascii="Times New Roman" w:hAnsi="Times New Roman" w:cs="Times New Roman"/>
        </w:rPr>
        <w:t>divided</w:t>
      </w:r>
      <w:r w:rsidR="009D03CF" w:rsidRPr="00FB5D06">
        <w:rPr>
          <w:rFonts w:ascii="Times New Roman" w:hAnsi="Times New Roman" w:cs="Times New Roman"/>
        </w:rPr>
        <w:t xml:space="preserve"> </w:t>
      </w:r>
      <w:r w:rsidRPr="00FB5D06">
        <w:rPr>
          <w:rFonts w:ascii="Times New Roman" w:hAnsi="Times New Roman" w:cs="Times New Roman"/>
        </w:rPr>
        <w:t>into three periods (Figure </w:t>
      </w:r>
      <w:hyperlink w:anchor="fig:IWGI">
        <w:r w:rsidR="00FC4F2A">
          <w:rPr>
            <w:rStyle w:val="ae"/>
            <w:rFonts w:ascii="Times New Roman" w:hAnsi="Times New Roman" w:cs="Times New Roman"/>
          </w:rPr>
          <w:t>2</w:t>
        </w:r>
      </w:hyperlink>
      <w:r w:rsidRPr="00FB5D06">
        <w:rPr>
          <w:rFonts w:ascii="Times New Roman" w:hAnsi="Times New Roman" w:cs="Times New Roman"/>
        </w:rPr>
        <w:t>A)</w:t>
      </w:r>
      <w:r w:rsidR="009D03CF">
        <w:rPr>
          <w:rFonts w:ascii="Times New Roman" w:hAnsi="Times New Roman" w:cs="Times New Roman"/>
        </w:rPr>
        <w:t xml:space="preserve"> with different slopes</w:t>
      </w:r>
      <w:r w:rsidRPr="00FB5D06">
        <w:rPr>
          <w:rFonts w:ascii="Times New Roman" w:hAnsi="Times New Roman" w:cs="Times New Roman"/>
        </w:rPr>
        <w:t xml:space="preserve">. </w:t>
      </w:r>
      <w:r w:rsidR="009D03CF">
        <w:rPr>
          <w:rFonts w:ascii="Times New Roman" w:hAnsi="Times New Roman" w:cs="Times New Roman"/>
        </w:rPr>
        <w:t>T</w:t>
      </w:r>
      <w:r w:rsidRPr="00FB5D06">
        <w:rPr>
          <w:rFonts w:ascii="Times New Roman" w:hAnsi="Times New Roman" w:cs="Times New Roman"/>
        </w:rPr>
        <w:t>he changes are contributed by different water governance dimensions (Figure </w:t>
      </w:r>
      <w:hyperlink w:anchor="fig:IWGI">
        <w:r w:rsidR="00FC4F2A">
          <w:rPr>
            <w:rStyle w:val="ae"/>
            <w:rFonts w:ascii="Times New Roman" w:hAnsi="Times New Roman" w:cs="Times New Roman"/>
          </w:rPr>
          <w:t>2</w:t>
        </w:r>
      </w:hyperlink>
      <w:r w:rsidRPr="00FB5D06">
        <w:rPr>
          <w:rFonts w:ascii="Times New Roman" w:hAnsi="Times New Roman" w:cs="Times New Roman"/>
        </w:rPr>
        <w:t xml:space="preserve">B). In the first period (P1, 1965-1978), the IWGI </w:t>
      </w:r>
      <w:r w:rsidR="00523A6A">
        <w:rPr>
          <w:rFonts w:ascii="Times New Roman" w:hAnsi="Times New Roman" w:cs="Times New Roman"/>
        </w:rPr>
        <w:t>increased</w:t>
      </w:r>
      <w:r w:rsidR="00523A6A" w:rsidRPr="00FB5D06">
        <w:rPr>
          <w:rFonts w:ascii="Times New Roman" w:hAnsi="Times New Roman" w:cs="Times New Roman"/>
        </w:rPr>
        <w:t xml:space="preserve"> </w:t>
      </w:r>
      <w:r w:rsidRPr="00FB5D06">
        <w:rPr>
          <w:rFonts w:ascii="Times New Roman" w:hAnsi="Times New Roman" w:cs="Times New Roman"/>
        </w:rPr>
        <w:t>rapidly</w:t>
      </w:r>
      <w:r w:rsidR="00523A6A">
        <w:rPr>
          <w:rFonts w:ascii="Times New Roman" w:hAnsi="Times New Roman" w:cs="Times New Roman"/>
        </w:rPr>
        <w:t>. W</w:t>
      </w:r>
      <w:r w:rsidR="009D03CF">
        <w:rPr>
          <w:rFonts w:ascii="Times New Roman" w:hAnsi="Times New Roman" w:cs="Times New Roman"/>
        </w:rPr>
        <w:t>ater</w:t>
      </w:r>
      <w:r w:rsidR="009D03CF" w:rsidRPr="00FB5D06">
        <w:rPr>
          <w:rFonts w:ascii="Times New Roman" w:hAnsi="Times New Roman" w:cs="Times New Roman"/>
        </w:rPr>
        <w:t xml:space="preserve"> </w:t>
      </w:r>
      <w:r w:rsidRPr="00FB5D06">
        <w:rPr>
          <w:rFonts w:ascii="Times New Roman" w:hAnsi="Times New Roman" w:cs="Times New Roman"/>
        </w:rPr>
        <w:t xml:space="preserve">supply made the most striking positive contribution (131%), while purpose and allocation had </w:t>
      </w:r>
      <w:r w:rsidR="009D03CF">
        <w:rPr>
          <w:rFonts w:ascii="Times New Roman" w:hAnsi="Times New Roman" w:cs="Times New Roman"/>
        </w:rPr>
        <w:t xml:space="preserve">a </w:t>
      </w:r>
      <w:r w:rsidRPr="00FB5D06">
        <w:rPr>
          <w:rFonts w:ascii="Times New Roman" w:hAnsi="Times New Roman" w:cs="Times New Roman"/>
        </w:rPr>
        <w:t xml:space="preserve">slight negative contribution (-11% and -20%). In the second period (P2, 1979-1994), </w:t>
      </w:r>
      <w:r w:rsidR="009D03CF">
        <w:rPr>
          <w:rFonts w:ascii="Times New Roman" w:hAnsi="Times New Roman" w:cs="Times New Roman"/>
        </w:rPr>
        <w:t xml:space="preserve">the </w:t>
      </w:r>
      <w:r w:rsidRPr="00FB5D06">
        <w:rPr>
          <w:rFonts w:ascii="Times New Roman" w:hAnsi="Times New Roman" w:cs="Times New Roman"/>
        </w:rPr>
        <w:t xml:space="preserve">contributions of purpose and allocation </w:t>
      </w:r>
      <w:r w:rsidR="009D03CF">
        <w:rPr>
          <w:rFonts w:ascii="Times New Roman" w:hAnsi="Times New Roman" w:cs="Times New Roman"/>
        </w:rPr>
        <w:t>became</w:t>
      </w:r>
      <w:r w:rsidRPr="00FB5D06">
        <w:rPr>
          <w:rFonts w:ascii="Times New Roman" w:hAnsi="Times New Roman" w:cs="Times New Roman"/>
        </w:rPr>
        <w:t xml:space="preserve"> positive</w:t>
      </w:r>
      <w:r w:rsidR="009D03CF">
        <w:rPr>
          <w:rFonts w:ascii="Times New Roman" w:hAnsi="Times New Roman" w:cs="Times New Roman"/>
        </w:rPr>
        <w:t xml:space="preserve"> and</w:t>
      </w:r>
      <w:r w:rsidRPr="00FB5D06">
        <w:rPr>
          <w:rFonts w:ascii="Times New Roman" w:hAnsi="Times New Roman" w:cs="Times New Roman"/>
        </w:rPr>
        <w:t xml:space="preserve"> the IWGI experienced a drop because </w:t>
      </w:r>
      <w:r w:rsidR="009D03CF">
        <w:rPr>
          <w:rFonts w:ascii="Times New Roman" w:hAnsi="Times New Roman" w:cs="Times New Roman"/>
        </w:rPr>
        <w:t xml:space="preserve">steeply </w:t>
      </w:r>
      <w:r w:rsidRPr="00FB5D06">
        <w:rPr>
          <w:rFonts w:ascii="Times New Roman" w:hAnsi="Times New Roman" w:cs="Times New Roman"/>
        </w:rPr>
        <w:t>declin</w:t>
      </w:r>
      <w:r w:rsidR="009D03CF">
        <w:rPr>
          <w:rFonts w:ascii="Times New Roman" w:hAnsi="Times New Roman" w:cs="Times New Roman"/>
        </w:rPr>
        <w:t>ing</w:t>
      </w:r>
      <w:r w:rsidRPr="00FB5D06">
        <w:rPr>
          <w:rFonts w:ascii="Times New Roman" w:hAnsi="Times New Roman" w:cs="Times New Roman"/>
        </w:rPr>
        <w:t xml:space="preserve"> supply capacity </w:t>
      </w:r>
      <w:r w:rsidR="009D03CF" w:rsidRPr="00FB5D06">
        <w:rPr>
          <w:rFonts w:ascii="Times New Roman" w:hAnsi="Times New Roman" w:cs="Times New Roman"/>
        </w:rPr>
        <w:t>play</w:t>
      </w:r>
      <w:r w:rsidR="009D03CF">
        <w:rPr>
          <w:rFonts w:ascii="Times New Roman" w:hAnsi="Times New Roman" w:cs="Times New Roman"/>
        </w:rPr>
        <w:t>ed</w:t>
      </w:r>
      <w:r w:rsidR="009D03CF" w:rsidRPr="00FB5D06">
        <w:rPr>
          <w:rFonts w:ascii="Times New Roman" w:hAnsi="Times New Roman" w:cs="Times New Roman"/>
        </w:rPr>
        <w:t xml:space="preserve"> </w:t>
      </w:r>
      <w:r w:rsidRPr="00FB5D06">
        <w:rPr>
          <w:rFonts w:ascii="Times New Roman" w:hAnsi="Times New Roman" w:cs="Times New Roman"/>
        </w:rPr>
        <w:t>a larger negative role (</w:t>
      </w:r>
      <w:r w:rsidR="009D03CF">
        <w:rPr>
          <w:rFonts w:ascii="Times New Roman" w:hAnsi="Times New Roman" w:cs="Times New Roman"/>
        </w:rPr>
        <w:t xml:space="preserve">dropping to </w:t>
      </w:r>
      <w:r w:rsidRPr="00FB5D06">
        <w:rPr>
          <w:rFonts w:ascii="Times New Roman" w:hAnsi="Times New Roman" w:cs="Times New Roman"/>
        </w:rPr>
        <w:t xml:space="preserve">-188% </w:t>
      </w:r>
      <w:r w:rsidR="009D03CF">
        <w:rPr>
          <w:rFonts w:ascii="Times New Roman" w:hAnsi="Times New Roman" w:cs="Times New Roman"/>
        </w:rPr>
        <w:t>lower</w:t>
      </w:r>
      <w:r w:rsidR="009D03CF" w:rsidRPr="00FB5D06">
        <w:rPr>
          <w:rFonts w:ascii="Times New Roman" w:hAnsi="Times New Roman" w:cs="Times New Roman"/>
        </w:rPr>
        <w:t xml:space="preserve"> </w:t>
      </w:r>
      <w:r w:rsidRPr="00FB5D06">
        <w:rPr>
          <w:rFonts w:ascii="Times New Roman" w:hAnsi="Times New Roman" w:cs="Times New Roman"/>
        </w:rPr>
        <w:t xml:space="preserve">than P1). </w:t>
      </w:r>
      <w:r w:rsidR="009D03CF">
        <w:rPr>
          <w:rFonts w:ascii="Times New Roman" w:hAnsi="Times New Roman" w:cs="Times New Roman"/>
        </w:rPr>
        <w:t>I</w:t>
      </w:r>
      <w:r w:rsidR="009D03CF" w:rsidRPr="00FB5D06">
        <w:rPr>
          <w:rFonts w:ascii="Times New Roman" w:hAnsi="Times New Roman" w:cs="Times New Roman"/>
        </w:rPr>
        <w:t>n the third period (P3, 1995-2013),</w:t>
      </w:r>
      <w:r w:rsidR="009D03CF">
        <w:rPr>
          <w:rFonts w:ascii="Times New Roman" w:hAnsi="Times New Roman" w:cs="Times New Roman"/>
        </w:rPr>
        <w:t xml:space="preserve"> a</w:t>
      </w:r>
      <w:r w:rsidRPr="00FB5D06">
        <w:rPr>
          <w:rFonts w:ascii="Times New Roman" w:hAnsi="Times New Roman" w:cs="Times New Roman"/>
        </w:rPr>
        <w:t xml:space="preserve">s positive contributions </w:t>
      </w:r>
      <w:r w:rsidR="009D03CF">
        <w:rPr>
          <w:rFonts w:ascii="Times New Roman" w:hAnsi="Times New Roman" w:cs="Times New Roman"/>
        </w:rPr>
        <w:t>from</w:t>
      </w:r>
      <w:r w:rsidR="009D03CF" w:rsidRPr="00FB5D06">
        <w:rPr>
          <w:rFonts w:ascii="Times New Roman" w:hAnsi="Times New Roman" w:cs="Times New Roman"/>
        </w:rPr>
        <w:t xml:space="preserve"> </w:t>
      </w:r>
      <w:r w:rsidRPr="00FB5D06">
        <w:rPr>
          <w:rFonts w:ascii="Times New Roman" w:hAnsi="Times New Roman" w:cs="Times New Roman"/>
        </w:rPr>
        <w:t>purpose (75%) and allocation (84%)</w:t>
      </w:r>
      <w:r w:rsidR="009D03CF">
        <w:rPr>
          <w:rFonts w:ascii="Times New Roman" w:hAnsi="Times New Roman" w:cs="Times New Roman"/>
        </w:rPr>
        <w:t xml:space="preserve"> increased further</w:t>
      </w:r>
      <w:r w:rsidRPr="00FB5D06">
        <w:rPr>
          <w:rFonts w:ascii="Times New Roman" w:hAnsi="Times New Roman" w:cs="Times New Roman"/>
        </w:rPr>
        <w:t xml:space="preserve"> and </w:t>
      </w:r>
      <w:r w:rsidR="009D03CF">
        <w:rPr>
          <w:rFonts w:ascii="Times New Roman" w:hAnsi="Times New Roman" w:cs="Times New Roman"/>
        </w:rPr>
        <w:t xml:space="preserve">the negative contribution of </w:t>
      </w:r>
      <w:r w:rsidRPr="00FB5D06">
        <w:rPr>
          <w:rFonts w:ascii="Times New Roman" w:hAnsi="Times New Roman" w:cs="Times New Roman"/>
        </w:rPr>
        <w:t xml:space="preserve">water supply </w:t>
      </w:r>
      <w:r w:rsidR="009D03CF">
        <w:rPr>
          <w:rFonts w:ascii="Times New Roman" w:hAnsi="Times New Roman" w:cs="Times New Roman"/>
        </w:rPr>
        <w:t>lessened</w:t>
      </w:r>
      <w:r w:rsidRPr="00FB5D06">
        <w:rPr>
          <w:rFonts w:ascii="Times New Roman" w:hAnsi="Times New Roman" w:cs="Times New Roman"/>
        </w:rPr>
        <w:t xml:space="preserve"> (-59%)</w:t>
      </w:r>
      <w:r w:rsidR="009D03CF">
        <w:rPr>
          <w:rFonts w:ascii="Times New Roman" w:hAnsi="Times New Roman" w:cs="Times New Roman"/>
        </w:rPr>
        <w:t>,</w:t>
      </w:r>
      <w:r w:rsidRPr="00FB5D06">
        <w:rPr>
          <w:rFonts w:ascii="Times New Roman" w:hAnsi="Times New Roman" w:cs="Times New Roman"/>
        </w:rPr>
        <w:t xml:space="preserve"> positive growth of the IWGI returned.</w:t>
      </w:r>
    </w:p>
    <w:p w14:paraId="15913C86" w14:textId="5B19C8B6" w:rsidR="00BE3742" w:rsidRPr="00FB5D06" w:rsidRDefault="00523A6A" w:rsidP="006C0E33">
      <w:pPr>
        <w:pStyle w:val="a0"/>
        <w:jc w:val="both"/>
        <w:rPr>
          <w:rFonts w:ascii="Times New Roman" w:hAnsi="Times New Roman" w:cs="Times New Roman"/>
        </w:rPr>
      </w:pPr>
      <w:r>
        <w:rPr>
          <w:rFonts w:ascii="Times New Roman" w:hAnsi="Times New Roman" w:cs="Times New Roman"/>
        </w:rPr>
        <w:lastRenderedPageBreak/>
        <w:t>E</w:t>
      </w:r>
      <w:r w:rsidR="00FB5D06" w:rsidRPr="00FB5D06">
        <w:rPr>
          <w:rFonts w:ascii="Times New Roman" w:hAnsi="Times New Roman" w:cs="Times New Roman"/>
        </w:rPr>
        <w:t xml:space="preserve">ach period has </w:t>
      </w:r>
      <w:r>
        <w:rPr>
          <w:rFonts w:ascii="Times New Roman" w:hAnsi="Times New Roman" w:cs="Times New Roman"/>
        </w:rPr>
        <w:t>a</w:t>
      </w:r>
      <w:r w:rsidRPr="00FB5D06">
        <w:rPr>
          <w:rFonts w:ascii="Times New Roman" w:hAnsi="Times New Roman" w:cs="Times New Roman"/>
        </w:rPr>
        <w:t xml:space="preserve"> </w:t>
      </w:r>
      <w:r w:rsidR="00FB5D06" w:rsidRPr="00FB5D06">
        <w:rPr>
          <w:rFonts w:ascii="Times New Roman" w:hAnsi="Times New Roman" w:cs="Times New Roman"/>
        </w:rPr>
        <w:t>unique most striking positive contributor to IWGI</w:t>
      </w:r>
      <w:r>
        <w:rPr>
          <w:rFonts w:ascii="Times New Roman" w:hAnsi="Times New Roman" w:cs="Times New Roman"/>
        </w:rPr>
        <w:t>. O</w:t>
      </w:r>
      <w:r w:rsidR="00FB5D06" w:rsidRPr="00FB5D06">
        <w:rPr>
          <w:rFonts w:ascii="Times New Roman" w:hAnsi="Times New Roman" w:cs="Times New Roman"/>
        </w:rPr>
        <w:t xml:space="preserve">verall features of </w:t>
      </w:r>
      <w:r>
        <w:rPr>
          <w:rFonts w:ascii="Times New Roman" w:hAnsi="Times New Roman" w:cs="Times New Roman"/>
        </w:rPr>
        <w:t xml:space="preserve">the </w:t>
      </w:r>
      <w:r w:rsidR="00FB5D06" w:rsidRPr="00FB5D06">
        <w:rPr>
          <w:rFonts w:ascii="Times New Roman" w:hAnsi="Times New Roman" w:cs="Times New Roman"/>
        </w:rPr>
        <w:t>three dimensions in different periods are shown in Figure </w:t>
      </w:r>
      <w:hyperlink w:anchor="fig:phases">
        <w:r w:rsidR="00FC4F2A">
          <w:rPr>
            <w:rStyle w:val="ae"/>
            <w:rFonts w:ascii="Times New Roman" w:hAnsi="Times New Roman" w:cs="Times New Roman"/>
          </w:rPr>
          <w:t>3</w:t>
        </w:r>
      </w:hyperlink>
      <w:r w:rsidR="00FB5D06" w:rsidRPr="00FB5D06">
        <w:rPr>
          <w:rFonts w:ascii="Times New Roman" w:hAnsi="Times New Roman" w:cs="Times New Roman"/>
        </w:rPr>
        <w:t xml:space="preserve">. Throughout P1, </w:t>
      </w:r>
      <w:r>
        <w:rPr>
          <w:rFonts w:ascii="Times New Roman" w:hAnsi="Times New Roman" w:cs="Times New Roman"/>
        </w:rPr>
        <w:t xml:space="preserve">the </w:t>
      </w:r>
      <w:r w:rsidR="00FB5D06" w:rsidRPr="00FB5D06">
        <w:rPr>
          <w:rFonts w:ascii="Times New Roman" w:hAnsi="Times New Roman" w:cs="Times New Roman"/>
        </w:rPr>
        <w:t xml:space="preserve">water governance regime </w:t>
      </w:r>
      <w:r>
        <w:rPr>
          <w:rFonts w:ascii="Times New Roman" w:hAnsi="Times New Roman" w:cs="Times New Roman"/>
        </w:rPr>
        <w:t xml:space="preserve">was </w:t>
      </w:r>
      <w:r w:rsidR="00FB5D06" w:rsidRPr="00FB5D06">
        <w:rPr>
          <w:rFonts w:ascii="Times New Roman" w:hAnsi="Times New Roman" w:cs="Times New Roman"/>
        </w:rPr>
        <w:t xml:space="preserve">dominated by increasing supply capacities. </w:t>
      </w:r>
      <w:r>
        <w:rPr>
          <w:rFonts w:ascii="Times New Roman" w:hAnsi="Times New Roman" w:cs="Times New Roman"/>
        </w:rPr>
        <w:t>I</w:t>
      </w:r>
      <w:r w:rsidR="00FB5D06" w:rsidRPr="00FB5D06">
        <w:rPr>
          <w:rFonts w:ascii="Times New Roman" w:hAnsi="Times New Roman" w:cs="Times New Roman"/>
        </w:rPr>
        <w:t xml:space="preserve">t </w:t>
      </w:r>
      <w:r>
        <w:rPr>
          <w:rFonts w:ascii="Times New Roman" w:hAnsi="Times New Roman" w:cs="Times New Roman"/>
        </w:rPr>
        <w:t xml:space="preserve">then </w:t>
      </w:r>
      <w:r w:rsidR="00FB5D06" w:rsidRPr="00FB5D06">
        <w:rPr>
          <w:rFonts w:ascii="Times New Roman" w:hAnsi="Times New Roman" w:cs="Times New Roman"/>
        </w:rPr>
        <w:t>experienced a shift</w:t>
      </w:r>
      <w:r>
        <w:rPr>
          <w:rFonts w:ascii="Times New Roman" w:hAnsi="Times New Roman" w:cs="Times New Roman"/>
        </w:rPr>
        <w:t>,</w:t>
      </w:r>
      <w:r w:rsidR="00FB5D06" w:rsidRPr="00FB5D06">
        <w:rPr>
          <w:rFonts w:ascii="Times New Roman" w:hAnsi="Times New Roman" w:cs="Times New Roman"/>
        </w:rPr>
        <w:t xml:space="preserve"> slow</w:t>
      </w:r>
      <w:r>
        <w:rPr>
          <w:rFonts w:ascii="Times New Roman" w:hAnsi="Times New Roman" w:cs="Times New Roman"/>
        </w:rPr>
        <w:t>ing</w:t>
      </w:r>
      <w:r w:rsidR="00FB5D06" w:rsidRPr="00FB5D06">
        <w:rPr>
          <w:rFonts w:ascii="Times New Roman" w:hAnsi="Times New Roman" w:cs="Times New Roman"/>
        </w:rPr>
        <w:t xml:space="preserve"> down in increasing supply during P2, with a</w:t>
      </w:r>
      <w:r>
        <w:rPr>
          <w:rFonts w:ascii="Times New Roman" w:hAnsi="Times New Roman" w:cs="Times New Roman"/>
        </w:rPr>
        <w:t>n accompanying</w:t>
      </w:r>
      <w:r w:rsidR="00FB5D06" w:rsidRPr="00FB5D06">
        <w:rPr>
          <w:rFonts w:ascii="Times New Roman" w:hAnsi="Times New Roman" w:cs="Times New Roman"/>
        </w:rPr>
        <w:t xml:space="preserve"> reverse in the contributed proportion between purpose and allocation. Finally, the contribution of </w:t>
      </w:r>
      <w:r>
        <w:rPr>
          <w:rFonts w:ascii="Times New Roman" w:hAnsi="Times New Roman" w:cs="Times New Roman"/>
        </w:rPr>
        <w:t xml:space="preserve">all </w:t>
      </w:r>
      <w:r w:rsidR="00FB5D06" w:rsidRPr="00FB5D06">
        <w:rPr>
          <w:rFonts w:ascii="Times New Roman" w:hAnsi="Times New Roman" w:cs="Times New Roman"/>
        </w:rPr>
        <w:t xml:space="preserve">three dimensions </w:t>
      </w:r>
      <w:r>
        <w:rPr>
          <w:rFonts w:ascii="Times New Roman" w:hAnsi="Times New Roman" w:cs="Times New Roman"/>
        </w:rPr>
        <w:t>was</w:t>
      </w:r>
      <w:r w:rsidR="00FB5D06" w:rsidRPr="00FB5D06">
        <w:rPr>
          <w:rFonts w:ascii="Times New Roman" w:hAnsi="Times New Roman" w:cs="Times New Roman"/>
        </w:rPr>
        <w:t xml:space="preserve"> similar in P3 (32.91%, 31.87% and 35.21% for purpose, allocation and supply respectively), making the points </w:t>
      </w:r>
      <w:r>
        <w:rPr>
          <w:rFonts w:ascii="Times New Roman" w:hAnsi="Times New Roman" w:cs="Times New Roman"/>
        </w:rPr>
        <w:t>cluster</w:t>
      </w:r>
      <w:r w:rsidR="00FB5D06" w:rsidRPr="00FB5D06">
        <w:rPr>
          <w:rFonts w:ascii="Times New Roman" w:hAnsi="Times New Roman" w:cs="Times New Roman"/>
        </w:rPr>
        <w:t xml:space="preserve"> at the </w:t>
      </w:r>
      <w:proofErr w:type="spellStart"/>
      <w:r w:rsidR="00FB5D06" w:rsidRPr="00FB5D06">
        <w:rPr>
          <w:rFonts w:ascii="Times New Roman" w:hAnsi="Times New Roman" w:cs="Times New Roman"/>
        </w:rPr>
        <w:t>centre</w:t>
      </w:r>
      <w:proofErr w:type="spellEnd"/>
      <w:r w:rsidR="00FB5D06" w:rsidRPr="00FB5D06">
        <w:rPr>
          <w:rFonts w:ascii="Times New Roman" w:hAnsi="Times New Roman" w:cs="Times New Roman"/>
        </w:rPr>
        <w:t xml:space="preserve"> of the diagram. </w:t>
      </w:r>
      <w:r>
        <w:rPr>
          <w:rFonts w:ascii="Times New Roman" w:hAnsi="Times New Roman" w:cs="Times New Roman"/>
        </w:rPr>
        <w:t>The</w:t>
      </w:r>
      <w:r w:rsidR="00FB5D06" w:rsidRPr="00FB5D06">
        <w:rPr>
          <w:rFonts w:ascii="Times New Roman" w:hAnsi="Times New Roman" w:cs="Times New Roman"/>
        </w:rPr>
        <w:t xml:space="preserve"> </w:t>
      </w:r>
      <w:r>
        <w:rPr>
          <w:rFonts w:ascii="Times New Roman" w:hAnsi="Times New Roman" w:cs="Times New Roman"/>
        </w:rPr>
        <w:t xml:space="preserve">three </w:t>
      </w:r>
      <w:r w:rsidRPr="00FB5D06">
        <w:rPr>
          <w:rFonts w:ascii="Times New Roman" w:hAnsi="Times New Roman" w:cs="Times New Roman"/>
        </w:rPr>
        <w:t>different periods correspond</w:t>
      </w:r>
      <w:r>
        <w:rPr>
          <w:rFonts w:ascii="Times New Roman" w:hAnsi="Times New Roman" w:cs="Times New Roman"/>
        </w:rPr>
        <w:t>ed to</w:t>
      </w:r>
      <w:r w:rsidRPr="00FB5D06">
        <w:rPr>
          <w:rFonts w:ascii="Times New Roman" w:hAnsi="Times New Roman" w:cs="Times New Roman"/>
        </w:rPr>
        <w:t xml:space="preserve"> </w:t>
      </w:r>
      <w:r w:rsidR="00FB5D06" w:rsidRPr="00FB5D06">
        <w:rPr>
          <w:rFonts w:ascii="Times New Roman" w:hAnsi="Times New Roman" w:cs="Times New Roman"/>
        </w:rPr>
        <w:t>three</w:t>
      </w:r>
      <w:r w:rsidRPr="00523A6A">
        <w:rPr>
          <w:rFonts w:ascii="Times New Roman" w:hAnsi="Times New Roman" w:cs="Times New Roman"/>
        </w:rPr>
        <w:t xml:space="preserve"> </w:t>
      </w:r>
      <w:r>
        <w:rPr>
          <w:rFonts w:ascii="Times New Roman" w:hAnsi="Times New Roman" w:cs="Times New Roman"/>
        </w:rPr>
        <w:t xml:space="preserve">distinct </w:t>
      </w:r>
      <w:r w:rsidRPr="00FB5D06">
        <w:rPr>
          <w:rFonts w:ascii="Times New Roman" w:hAnsi="Times New Roman" w:cs="Times New Roman"/>
        </w:rPr>
        <w:t>water governance regimes</w:t>
      </w:r>
      <w:r w:rsidR="00FB5D06" w:rsidRPr="00FB5D06">
        <w:rPr>
          <w:rFonts w:ascii="Times New Roman" w:hAnsi="Times New Roman" w:cs="Times New Roman"/>
        </w:rPr>
        <w:t xml:space="preserve">: </w:t>
      </w:r>
      <w:r>
        <w:rPr>
          <w:rFonts w:ascii="Times New Roman" w:hAnsi="Times New Roman" w:cs="Times New Roman"/>
        </w:rPr>
        <w:t xml:space="preserve">a </w:t>
      </w:r>
      <w:r w:rsidR="00FB5D06" w:rsidRPr="00FB5D06">
        <w:rPr>
          <w:rFonts w:ascii="Times New Roman" w:hAnsi="Times New Roman" w:cs="Times New Roman"/>
        </w:rPr>
        <w:t xml:space="preserve">massive supply regime (P1: 1965-1978), </w:t>
      </w:r>
      <w:r>
        <w:rPr>
          <w:rFonts w:ascii="Times New Roman" w:hAnsi="Times New Roman" w:cs="Times New Roman"/>
        </w:rPr>
        <w:t xml:space="preserve">a </w:t>
      </w:r>
      <w:r w:rsidR="00FB5D06" w:rsidRPr="00FB5D06">
        <w:rPr>
          <w:rFonts w:ascii="Times New Roman" w:hAnsi="Times New Roman" w:cs="Times New Roman"/>
        </w:rPr>
        <w:t>purpose</w:t>
      </w:r>
      <w:r>
        <w:rPr>
          <w:rFonts w:ascii="Times New Roman" w:hAnsi="Times New Roman" w:cs="Times New Roman"/>
        </w:rPr>
        <w:t>-</w:t>
      </w:r>
      <w:r w:rsidR="00FB5D06" w:rsidRPr="00FB5D06">
        <w:rPr>
          <w:rFonts w:ascii="Times New Roman" w:hAnsi="Times New Roman" w:cs="Times New Roman"/>
        </w:rPr>
        <w:t xml:space="preserve">turned regime (P2: 1979-1993), </w:t>
      </w:r>
      <w:r>
        <w:rPr>
          <w:rFonts w:ascii="Times New Roman" w:hAnsi="Times New Roman" w:cs="Times New Roman"/>
        </w:rPr>
        <w:t xml:space="preserve">and an </w:t>
      </w:r>
      <w:r w:rsidR="00FB5D06" w:rsidRPr="00FB5D06">
        <w:rPr>
          <w:rFonts w:ascii="Times New Roman" w:hAnsi="Times New Roman" w:cs="Times New Roman"/>
        </w:rPr>
        <w:t>all-sided governance regime (P3: 1994-2013).</w:t>
      </w:r>
    </w:p>
    <w:p w14:paraId="7FCBA47C" w14:textId="77777777" w:rsidR="00BE3742" w:rsidRPr="00FB5D06" w:rsidRDefault="00FB5D06" w:rsidP="006C0E33">
      <w:pPr>
        <w:pStyle w:val="2"/>
        <w:jc w:val="both"/>
        <w:rPr>
          <w:rFonts w:ascii="Times New Roman" w:hAnsi="Times New Roman" w:cs="Times New Roman"/>
        </w:rPr>
      </w:pPr>
      <w:bookmarkStart w:id="74" w:name="result2"/>
      <w:r w:rsidRPr="00FB5D06">
        <w:rPr>
          <w:rFonts w:ascii="Times New Roman" w:hAnsi="Times New Roman" w:cs="Times New Roman"/>
        </w:rPr>
        <w:t>Causes of water governance regime shifts</w:t>
      </w:r>
      <w:bookmarkEnd w:id="74"/>
    </w:p>
    <w:p w14:paraId="42723803" w14:textId="4E926AE0" w:rsidR="00BE3742" w:rsidRPr="00FB5D06" w:rsidRDefault="00081DF5" w:rsidP="006C0E33">
      <w:pPr>
        <w:pStyle w:val="a0"/>
        <w:jc w:val="both"/>
        <w:rPr>
          <w:rFonts w:ascii="Times New Roman" w:hAnsi="Times New Roman" w:cs="Times New Roman"/>
        </w:rPr>
      </w:pPr>
      <w:r>
        <w:rPr>
          <w:rFonts w:ascii="Times New Roman" w:hAnsi="Times New Roman" w:cs="Times New Roman"/>
        </w:rPr>
        <w:t>Digging more deeply into the underlying causes of changes in the IWGI, t</w:t>
      </w:r>
      <w:r w:rsidR="00FB5D06" w:rsidRPr="00FB5D06">
        <w:rPr>
          <w:rFonts w:ascii="Times New Roman" w:hAnsi="Times New Roman" w:cs="Times New Roman"/>
        </w:rPr>
        <w:t xml:space="preserve">he expansion of irrigated area and the economic growth of industry and services </w:t>
      </w:r>
      <w:r>
        <w:rPr>
          <w:rFonts w:ascii="Times New Roman" w:hAnsi="Times New Roman" w:cs="Times New Roman"/>
        </w:rPr>
        <w:t>we</w:t>
      </w:r>
      <w:r w:rsidRPr="00FB5D06">
        <w:rPr>
          <w:rFonts w:ascii="Times New Roman" w:hAnsi="Times New Roman" w:cs="Times New Roman"/>
        </w:rPr>
        <w:t xml:space="preserve">re </w:t>
      </w:r>
      <w:r w:rsidR="00FB5D06" w:rsidRPr="00FB5D06">
        <w:rPr>
          <w:rFonts w:ascii="Times New Roman" w:hAnsi="Times New Roman" w:cs="Times New Roman"/>
        </w:rPr>
        <w:t xml:space="preserve">key to the </w:t>
      </w:r>
      <w:r>
        <w:rPr>
          <w:rFonts w:ascii="Times New Roman" w:hAnsi="Times New Roman" w:cs="Times New Roman"/>
        </w:rPr>
        <w:t>change in</w:t>
      </w:r>
      <w:r w:rsidR="00FB5D06" w:rsidRPr="00FB5D06">
        <w:rPr>
          <w:rFonts w:ascii="Times New Roman" w:hAnsi="Times New Roman" w:cs="Times New Roman"/>
        </w:rPr>
        <w:t xml:space="preserve"> purpose between P1 and P2. During P1, </w:t>
      </w:r>
      <w:r>
        <w:rPr>
          <w:rFonts w:ascii="Times New Roman" w:hAnsi="Times New Roman" w:cs="Times New Roman"/>
        </w:rPr>
        <w:t xml:space="preserve">the area of </w:t>
      </w:r>
      <w:r w:rsidR="00FB5D06" w:rsidRPr="00FB5D06">
        <w:rPr>
          <w:rFonts w:ascii="Times New Roman" w:hAnsi="Times New Roman" w:cs="Times New Roman"/>
        </w:rPr>
        <w:t>irrigated agricultur</w:t>
      </w:r>
      <w:r>
        <w:rPr>
          <w:rFonts w:ascii="Times New Roman" w:hAnsi="Times New Roman" w:cs="Times New Roman"/>
        </w:rPr>
        <w:t>e</w:t>
      </w:r>
      <w:r w:rsidR="00FB5D06" w:rsidRPr="00FB5D06">
        <w:rPr>
          <w:rFonts w:ascii="Times New Roman" w:hAnsi="Times New Roman" w:cs="Times New Roman"/>
        </w:rPr>
        <w:t xml:space="preserve"> in the Yellow River </w:t>
      </w:r>
      <w:r>
        <w:rPr>
          <w:rFonts w:ascii="Times New Roman" w:hAnsi="Times New Roman" w:cs="Times New Roman"/>
        </w:rPr>
        <w:t>B</w:t>
      </w:r>
      <w:r w:rsidRPr="00FB5D06">
        <w:rPr>
          <w:rFonts w:ascii="Times New Roman" w:hAnsi="Times New Roman" w:cs="Times New Roman"/>
        </w:rPr>
        <w:t xml:space="preserve">asin </w:t>
      </w:r>
      <w:r w:rsidR="00FB5D06" w:rsidRPr="00FB5D06">
        <w:rPr>
          <w:rFonts w:ascii="Times New Roman" w:hAnsi="Times New Roman" w:cs="Times New Roman"/>
        </w:rPr>
        <w:t xml:space="preserve">expanded rapidly at a rate of </w:t>
      </w:r>
      <m:oMath>
        <m:r>
          <w:rPr>
            <w:rFonts w:ascii="Cambria Math" w:hAnsi="Cambria Math" w:cs="Times New Roman"/>
          </w:rPr>
          <m:t>0.25*</m:t>
        </m:r>
        <m:sSup>
          <m:sSupPr>
            <m:ctrlPr>
              <w:rPr>
                <w:rFonts w:ascii="Cambria Math" w:hAnsi="Cambria Math" w:cs="Times New Roman"/>
              </w:rPr>
            </m:ctrlPr>
          </m:sSupPr>
          <m:e>
            <m:r>
              <w:rPr>
                <w:rFonts w:ascii="Cambria Math" w:hAnsi="Cambria Math" w:cs="Times New Roman"/>
              </w:rPr>
              <m:t>10</m:t>
            </m:r>
          </m:e>
          <m:sup>
            <m:r>
              <w:rPr>
                <w:rFonts w:ascii="Cambria Math" w:hAnsi="Cambria Math" w:cs="Times New Roman"/>
              </w:rPr>
              <m:t>6</m:t>
            </m:r>
          </m:sup>
        </m:sSup>
        <m:r>
          <w:rPr>
            <w:rFonts w:ascii="Cambria Math" w:hAnsi="Cambria Math" w:cs="Times New Roman"/>
          </w:rPr>
          <m:t>ha/yr</m:t>
        </m:r>
      </m:oMath>
      <w:r w:rsidR="00FB5D06" w:rsidRPr="00FB5D06">
        <w:rPr>
          <w:rFonts w:ascii="Times New Roman" w:hAnsi="Times New Roman" w:cs="Times New Roman"/>
        </w:rPr>
        <w:t xml:space="preserve"> (Figure</w:t>
      </w:r>
      <w:r w:rsidR="00FC4F2A">
        <w:rPr>
          <w:rFonts w:ascii="Times New Roman" w:hAnsi="Times New Roman" w:cs="Times New Roman"/>
        </w:rPr>
        <w:t xml:space="preserve"> </w:t>
      </w:r>
      <w:hyperlink w:anchor="fig:Causes">
        <w:r w:rsidR="00FC4F2A">
          <w:rPr>
            <w:rStyle w:val="ae"/>
            <w:rFonts w:ascii="Times New Roman" w:hAnsi="Times New Roman" w:cs="Times New Roman"/>
          </w:rPr>
          <w:t>4</w:t>
        </w:r>
      </w:hyperlink>
      <w:r w:rsidR="00FB5D06" w:rsidRPr="00FB5D06">
        <w:rPr>
          <w:rFonts w:ascii="Times New Roman" w:hAnsi="Times New Roman" w:cs="Times New Roman"/>
        </w:rPr>
        <w:t xml:space="preserve"> A), </w:t>
      </w:r>
      <w:bookmarkStart w:id="75" w:name="OLE_LINK71"/>
      <w:bookmarkStart w:id="76" w:name="OLE_LINK72"/>
      <w:r w:rsidR="00FB5D06" w:rsidRPr="00FB5D06">
        <w:rPr>
          <w:rFonts w:ascii="Times New Roman" w:hAnsi="Times New Roman" w:cs="Times New Roman"/>
        </w:rPr>
        <w:t>and irrigation water was the dominant water use (</w:t>
      </w:r>
      <m:oMath>
        <m:r>
          <w:rPr>
            <w:rFonts w:ascii="Cambria Math" w:hAnsi="Cambria Math" w:cs="Times New Roman"/>
          </w:rPr>
          <m:t>81.56%</m:t>
        </m:r>
      </m:oMath>
      <w:r w:rsidR="00FB5D06" w:rsidRPr="00FB5D06">
        <w:rPr>
          <w:rFonts w:ascii="Times New Roman" w:hAnsi="Times New Roman" w:cs="Times New Roman"/>
        </w:rPr>
        <w:t xml:space="preserve"> of the total water use in 1965, and </w:t>
      </w:r>
      <m:oMath>
        <m:r>
          <w:rPr>
            <w:rFonts w:ascii="Cambria Math" w:hAnsi="Cambria Math" w:cs="Times New Roman"/>
          </w:rPr>
          <m:t>83.17%</m:t>
        </m:r>
      </m:oMath>
      <w:r w:rsidR="00FB5D06" w:rsidRPr="00FB5D06">
        <w:rPr>
          <w:rFonts w:ascii="Times New Roman" w:hAnsi="Times New Roman" w:cs="Times New Roman"/>
        </w:rPr>
        <w:t xml:space="preserve"> in 1978, </w:t>
      </w:r>
      <w:bookmarkEnd w:id="75"/>
      <w:bookmarkEnd w:id="76"/>
      <w:r w:rsidR="00FB5D06" w:rsidRPr="00FB5D06">
        <w:rPr>
          <w:rFonts w:ascii="Times New Roman" w:hAnsi="Times New Roman" w:cs="Times New Roman"/>
          <w:i/>
        </w:rPr>
        <w:t>SI Appendix</w:t>
      </w:r>
      <w:r w:rsidR="00FB5D06" w:rsidRPr="00FB5D06">
        <w:rPr>
          <w:rFonts w:ascii="Times New Roman" w:hAnsi="Times New Roman" w:cs="Times New Roman"/>
        </w:rPr>
        <w:t xml:space="preserve"> Fig. S3). </w:t>
      </w:r>
      <w:bookmarkStart w:id="77" w:name="OLE_LINK73"/>
      <w:bookmarkStart w:id="78" w:name="OLE_LINK74"/>
      <w:r w:rsidR="00FB5D06" w:rsidRPr="00FB5D06">
        <w:rPr>
          <w:rFonts w:ascii="Times New Roman" w:hAnsi="Times New Roman" w:cs="Times New Roman"/>
        </w:rPr>
        <w:t>Entering P2, however, the expansion of irrigated area stalled</w:t>
      </w:r>
      <w:r>
        <w:rPr>
          <w:rFonts w:ascii="Times New Roman" w:hAnsi="Times New Roman" w:cs="Times New Roman"/>
        </w:rPr>
        <w:t xml:space="preserve"> and</w:t>
      </w:r>
      <w:r w:rsidR="00FB5D06" w:rsidRPr="00FB5D06">
        <w:rPr>
          <w:rFonts w:ascii="Times New Roman" w:hAnsi="Times New Roman" w:cs="Times New Roman"/>
        </w:rPr>
        <w:t xml:space="preserve"> industry and services gradually took off</w:t>
      </w:r>
      <w:r>
        <w:rPr>
          <w:rFonts w:ascii="Times New Roman" w:hAnsi="Times New Roman" w:cs="Times New Roman"/>
        </w:rPr>
        <w:t>,</w:t>
      </w:r>
      <w:r w:rsidR="00FB5D06" w:rsidRPr="00FB5D06">
        <w:rPr>
          <w:rFonts w:ascii="Times New Roman" w:hAnsi="Times New Roman" w:cs="Times New Roman"/>
        </w:rPr>
        <w:t xml:space="preserve"> with more water demands</w:t>
      </w:r>
      <w:bookmarkEnd w:id="77"/>
      <w:bookmarkEnd w:id="78"/>
      <w:r w:rsidR="00FB5D06" w:rsidRPr="00FB5D06">
        <w:rPr>
          <w:rFonts w:ascii="Times New Roman" w:hAnsi="Times New Roman" w:cs="Times New Roman"/>
        </w:rPr>
        <w:t xml:space="preserve"> (Figure</w:t>
      </w:r>
      <w:r w:rsidR="00FC4F2A">
        <w:rPr>
          <w:rFonts w:ascii="Times New Roman" w:hAnsi="Times New Roman" w:cs="Times New Roman"/>
        </w:rPr>
        <w:t xml:space="preserve"> </w:t>
      </w:r>
      <w:hyperlink w:anchor="fig:Causes">
        <w:r w:rsidR="00FC4F2A">
          <w:rPr>
            <w:rStyle w:val="ae"/>
            <w:rFonts w:ascii="Times New Roman" w:hAnsi="Times New Roman" w:cs="Times New Roman"/>
          </w:rPr>
          <w:t>4</w:t>
        </w:r>
      </w:hyperlink>
      <w:r w:rsidR="00FB5D06" w:rsidRPr="00FB5D06">
        <w:rPr>
          <w:rFonts w:ascii="Times New Roman" w:hAnsi="Times New Roman" w:cs="Times New Roman"/>
        </w:rPr>
        <w:t xml:space="preserve">B) </w:t>
      </w:r>
      <w:bookmarkStart w:id="79" w:name="OLE_LINK75"/>
      <w:bookmarkStart w:id="80" w:name="OLE_LINK76"/>
      <w:r w:rsidR="00FB5D06" w:rsidRPr="00FB5D06">
        <w:rPr>
          <w:rFonts w:ascii="Times New Roman" w:hAnsi="Times New Roman" w:cs="Times New Roman"/>
        </w:rPr>
        <w:t xml:space="preserve">leading </w:t>
      </w:r>
      <w:proofErr w:type="gramStart"/>
      <w:r w:rsidR="00FB5D06" w:rsidRPr="00FB5D06">
        <w:rPr>
          <w:rFonts w:ascii="Times New Roman" w:hAnsi="Times New Roman" w:cs="Times New Roman"/>
        </w:rPr>
        <w:t xml:space="preserve">to </w:t>
      </w:r>
      <w:r>
        <w:rPr>
          <w:rFonts w:ascii="Times New Roman" w:hAnsi="Times New Roman" w:cs="Times New Roman"/>
        </w:rPr>
        <w:t xml:space="preserve"> an</w:t>
      </w:r>
      <w:proofErr w:type="gramEnd"/>
      <w:r>
        <w:rPr>
          <w:rFonts w:ascii="Times New Roman" w:hAnsi="Times New Roman" w:cs="Times New Roman"/>
        </w:rPr>
        <w:t xml:space="preserve"> </w:t>
      </w:r>
      <m:oMath>
        <m:r>
          <w:rPr>
            <w:rFonts w:ascii="Cambria Math" w:hAnsi="Cambria Math" w:cs="Times New Roman"/>
          </w:rPr>
          <m:t>8%</m:t>
        </m:r>
      </m:oMath>
      <w:r w:rsidR="00FB5D06" w:rsidRPr="00FB5D06">
        <w:rPr>
          <w:rFonts w:ascii="Times New Roman" w:hAnsi="Times New Roman" w:cs="Times New Roman"/>
        </w:rPr>
        <w:t xml:space="preserve"> reduction </w:t>
      </w:r>
      <w:r>
        <w:rPr>
          <w:rFonts w:ascii="Times New Roman" w:hAnsi="Times New Roman" w:cs="Times New Roman"/>
        </w:rPr>
        <w:t>in the</w:t>
      </w:r>
      <w:r w:rsidRPr="00FB5D06">
        <w:rPr>
          <w:rFonts w:ascii="Times New Roman" w:hAnsi="Times New Roman" w:cs="Times New Roman"/>
        </w:rPr>
        <w:t xml:space="preserve"> </w:t>
      </w:r>
      <w:r w:rsidR="00FB5D06" w:rsidRPr="00FB5D06">
        <w:rPr>
          <w:rFonts w:ascii="Times New Roman" w:hAnsi="Times New Roman" w:cs="Times New Roman"/>
        </w:rPr>
        <w:t>proportion of irrigation water use</w:t>
      </w:r>
      <w:bookmarkEnd w:id="79"/>
      <w:bookmarkEnd w:id="80"/>
      <w:r w:rsidR="00FB5D06" w:rsidRPr="00FB5D06">
        <w:rPr>
          <w:rFonts w:ascii="Times New Roman" w:hAnsi="Times New Roman" w:cs="Times New Roman"/>
        </w:rPr>
        <w:t xml:space="preserve"> (</w:t>
      </w:r>
      <w:r w:rsidR="00FB5D06" w:rsidRPr="00FB5D06">
        <w:rPr>
          <w:rFonts w:ascii="Times New Roman" w:hAnsi="Times New Roman" w:cs="Times New Roman"/>
          <w:i/>
        </w:rPr>
        <w:t>SI Appendix</w:t>
      </w:r>
      <w:r w:rsidR="00FB5D06" w:rsidRPr="00FB5D06">
        <w:rPr>
          <w:rFonts w:ascii="Times New Roman" w:hAnsi="Times New Roman" w:cs="Times New Roman"/>
        </w:rPr>
        <w:t xml:space="preserve"> S3).</w:t>
      </w:r>
    </w:p>
    <w:p w14:paraId="32DB9472" w14:textId="458C870B" w:rsidR="00BE3742" w:rsidRPr="00FB5D06" w:rsidRDefault="00081DF5" w:rsidP="006C0E33">
      <w:pPr>
        <w:pStyle w:val="a0"/>
        <w:jc w:val="both"/>
        <w:rPr>
          <w:rFonts w:ascii="Times New Roman" w:hAnsi="Times New Roman" w:cs="Times New Roman"/>
        </w:rPr>
      </w:pPr>
      <w:r>
        <w:rPr>
          <w:rFonts w:ascii="Times New Roman" w:hAnsi="Times New Roman" w:cs="Times New Roman"/>
        </w:rPr>
        <w:t>The</w:t>
      </w:r>
      <w:r w:rsidR="00FB5D06" w:rsidRPr="00FB5D06">
        <w:rPr>
          <w:rFonts w:ascii="Times New Roman" w:hAnsi="Times New Roman" w:cs="Times New Roman"/>
        </w:rPr>
        <w:t xml:space="preserve"> efficiency of water use changed from P2 to P3. While irrigated area resumed </w:t>
      </w:r>
      <w:r>
        <w:rPr>
          <w:rFonts w:ascii="Times New Roman" w:hAnsi="Times New Roman" w:cs="Times New Roman"/>
        </w:rPr>
        <w:t xml:space="preserve">its </w:t>
      </w:r>
      <w:r w:rsidR="00FB5D06" w:rsidRPr="00FB5D06">
        <w:rPr>
          <w:rFonts w:ascii="Times New Roman" w:hAnsi="Times New Roman" w:cs="Times New Roman"/>
        </w:rPr>
        <w:t>expansion again in P3 (Figure</w:t>
      </w:r>
      <w:r w:rsidR="00FC4F2A">
        <w:rPr>
          <w:rFonts w:ascii="Times New Roman" w:hAnsi="Times New Roman" w:cs="Times New Roman"/>
        </w:rPr>
        <w:t xml:space="preserve"> </w:t>
      </w:r>
      <w:hyperlink w:anchor="fig:Causes">
        <w:r w:rsidR="00FC4F2A">
          <w:rPr>
            <w:rStyle w:val="ae"/>
            <w:rFonts w:ascii="Times New Roman" w:hAnsi="Times New Roman" w:cs="Times New Roman"/>
          </w:rPr>
          <w:t>4</w:t>
        </w:r>
      </w:hyperlink>
      <w:r w:rsidR="00FB5D06" w:rsidRPr="00FB5D06">
        <w:rPr>
          <w:rFonts w:ascii="Times New Roman" w:hAnsi="Times New Roman" w:cs="Times New Roman"/>
        </w:rPr>
        <w:t xml:space="preserve">A), </w:t>
      </w:r>
      <w:bookmarkStart w:id="81" w:name="OLE_LINK77"/>
      <w:bookmarkStart w:id="82" w:name="OLE_LINK78"/>
      <w:r w:rsidR="00FB5D06" w:rsidRPr="00FB5D06">
        <w:rPr>
          <w:rFonts w:ascii="Times New Roman" w:hAnsi="Times New Roman" w:cs="Times New Roman"/>
        </w:rPr>
        <w:t>industry</w:t>
      </w:r>
      <w:r>
        <w:rPr>
          <w:rFonts w:ascii="Times New Roman" w:hAnsi="Times New Roman" w:cs="Times New Roman"/>
        </w:rPr>
        <w:t xml:space="preserve"> and</w:t>
      </w:r>
      <w:r w:rsidR="00FB5D06" w:rsidRPr="00FB5D06">
        <w:rPr>
          <w:rFonts w:ascii="Times New Roman" w:hAnsi="Times New Roman" w:cs="Times New Roman"/>
        </w:rPr>
        <w:t xml:space="preserve"> urban services </w:t>
      </w:r>
      <w:r>
        <w:rPr>
          <w:rFonts w:ascii="Times New Roman" w:hAnsi="Times New Roman" w:cs="Times New Roman"/>
        </w:rPr>
        <w:t>assumed a stronger</w:t>
      </w:r>
      <w:r w:rsidR="00FB5D06" w:rsidRPr="00FB5D06">
        <w:rPr>
          <w:rFonts w:ascii="Times New Roman" w:hAnsi="Times New Roman" w:cs="Times New Roman"/>
        </w:rPr>
        <w:t xml:space="preserve"> economic role (represented by Gross Added Values, GVA) </w:t>
      </w:r>
      <w:bookmarkEnd w:id="81"/>
      <w:bookmarkEnd w:id="82"/>
      <w:r w:rsidR="00FB5D06" w:rsidRPr="00FB5D06">
        <w:rPr>
          <w:rFonts w:ascii="Times New Roman" w:hAnsi="Times New Roman" w:cs="Times New Roman"/>
        </w:rPr>
        <w:t>(Figure </w:t>
      </w:r>
      <w:hyperlink w:anchor="fig:Causes">
        <w:r w:rsidR="00FC4F2A">
          <w:rPr>
            <w:rStyle w:val="ae"/>
            <w:rFonts w:ascii="Times New Roman" w:hAnsi="Times New Roman" w:cs="Times New Roman"/>
          </w:rPr>
          <w:t>4</w:t>
        </w:r>
      </w:hyperlink>
      <w:r w:rsidR="00FB5D06" w:rsidRPr="00FB5D06">
        <w:rPr>
          <w:rFonts w:ascii="Times New Roman" w:hAnsi="Times New Roman" w:cs="Times New Roman"/>
        </w:rPr>
        <w:t xml:space="preserve">B). </w:t>
      </w:r>
      <w:bookmarkStart w:id="83" w:name="OLE_LINK79"/>
      <w:bookmarkStart w:id="84" w:name="OLE_LINK80"/>
      <w:r w:rsidR="00FB5D06" w:rsidRPr="00FB5D06">
        <w:rPr>
          <w:rFonts w:ascii="Times New Roman" w:hAnsi="Times New Roman" w:cs="Times New Roman"/>
        </w:rPr>
        <w:t xml:space="preserve">However, because of </w:t>
      </w:r>
      <w:r>
        <w:rPr>
          <w:rFonts w:ascii="Times New Roman" w:hAnsi="Times New Roman" w:cs="Times New Roman"/>
        </w:rPr>
        <w:t>more efficient</w:t>
      </w:r>
      <w:r w:rsidR="00FB5D06" w:rsidRPr="00FB5D06">
        <w:rPr>
          <w:rFonts w:ascii="Times New Roman" w:hAnsi="Times New Roman" w:cs="Times New Roman"/>
        </w:rPr>
        <w:t xml:space="preserve"> technology and </w:t>
      </w:r>
      <w:r>
        <w:rPr>
          <w:rFonts w:ascii="Times New Roman" w:hAnsi="Times New Roman" w:cs="Times New Roman"/>
        </w:rPr>
        <w:t xml:space="preserve">better </w:t>
      </w:r>
      <w:r w:rsidR="00FB5D06" w:rsidRPr="00FB5D06">
        <w:rPr>
          <w:rFonts w:ascii="Times New Roman" w:hAnsi="Times New Roman" w:cs="Times New Roman"/>
        </w:rPr>
        <w:t xml:space="preserve">water conservation practices </w:t>
      </w:r>
      <w:bookmarkEnd w:id="83"/>
      <w:bookmarkEnd w:id="84"/>
      <w:r w:rsidR="00FB5D06" w:rsidRPr="00FB5D06">
        <w:rPr>
          <w:rFonts w:ascii="Times New Roman" w:hAnsi="Times New Roman" w:cs="Times New Roman"/>
        </w:rPr>
        <w:t>(</w:t>
      </w:r>
      <w:r w:rsidR="00FB5D06" w:rsidRPr="00FB5D06">
        <w:rPr>
          <w:rFonts w:ascii="Times New Roman" w:hAnsi="Times New Roman" w:cs="Times New Roman"/>
          <w:i/>
        </w:rPr>
        <w:t>SI Appendix</w:t>
      </w:r>
      <w:r w:rsidR="00FB5D06" w:rsidRPr="00FB5D06">
        <w:rPr>
          <w:rFonts w:ascii="Times New Roman" w:hAnsi="Times New Roman" w:cs="Times New Roman"/>
        </w:rPr>
        <w:t xml:space="preserve"> Fig. S4), both experienced significant declines in water use intensity (WUI) for unit production (Figure </w:t>
      </w:r>
      <w:hyperlink w:anchor="fig:Causes">
        <w:r w:rsidR="00FC4F2A">
          <w:rPr>
            <w:rStyle w:val="ae"/>
            <w:rFonts w:ascii="Times New Roman" w:hAnsi="Times New Roman" w:cs="Times New Roman"/>
          </w:rPr>
          <w:t>4</w:t>
        </w:r>
      </w:hyperlink>
      <w:r w:rsidR="00FB5D06" w:rsidRPr="00FB5D06">
        <w:rPr>
          <w:rFonts w:ascii="Times New Roman" w:hAnsi="Times New Roman" w:cs="Times New Roman"/>
        </w:rPr>
        <w:t>A and Figure </w:t>
      </w:r>
      <w:hyperlink w:anchor="fig:Causes">
        <w:r w:rsidR="00FC4F2A">
          <w:rPr>
            <w:rStyle w:val="ae"/>
            <w:rFonts w:ascii="Times New Roman" w:hAnsi="Times New Roman" w:cs="Times New Roman"/>
          </w:rPr>
          <w:t>4</w:t>
        </w:r>
      </w:hyperlink>
      <w:r w:rsidR="00FB5D06" w:rsidRPr="00FB5D06">
        <w:rPr>
          <w:rFonts w:ascii="Times New Roman" w:hAnsi="Times New Roman" w:cs="Times New Roman"/>
        </w:rPr>
        <w:t xml:space="preserve">B). </w:t>
      </w:r>
      <w:bookmarkStart w:id="85" w:name="OLE_LINK81"/>
      <w:bookmarkStart w:id="86" w:name="OLE_LINK82"/>
      <w:r w:rsidR="00FB5D06" w:rsidRPr="00FB5D06">
        <w:rPr>
          <w:rFonts w:ascii="Times New Roman" w:hAnsi="Times New Roman" w:cs="Times New Roman"/>
        </w:rPr>
        <w:t xml:space="preserve">As a result, the differences between sectors of water use </w:t>
      </w:r>
      <w:r>
        <w:rPr>
          <w:rFonts w:ascii="Times New Roman" w:hAnsi="Times New Roman" w:cs="Times New Roman"/>
        </w:rPr>
        <w:t xml:space="preserve">were </w:t>
      </w:r>
      <w:r w:rsidR="00FB5D06" w:rsidRPr="00FB5D06">
        <w:rPr>
          <w:rFonts w:ascii="Times New Roman" w:hAnsi="Times New Roman" w:cs="Times New Roman"/>
        </w:rPr>
        <w:t xml:space="preserve">reduced while the total water consumption </w:t>
      </w:r>
      <w:r w:rsidRPr="00FB5D06">
        <w:rPr>
          <w:rFonts w:ascii="Times New Roman" w:hAnsi="Times New Roman" w:cs="Times New Roman"/>
        </w:rPr>
        <w:t>remain</w:t>
      </w:r>
      <w:r>
        <w:rPr>
          <w:rFonts w:ascii="Times New Roman" w:hAnsi="Times New Roman" w:cs="Times New Roman"/>
        </w:rPr>
        <w:t>ed</w:t>
      </w:r>
      <w:r w:rsidRPr="00FB5D06">
        <w:rPr>
          <w:rFonts w:ascii="Times New Roman" w:hAnsi="Times New Roman" w:cs="Times New Roman"/>
        </w:rPr>
        <w:t xml:space="preserve"> </w:t>
      </w:r>
      <w:r w:rsidR="00FB5D06" w:rsidRPr="00FB5D06">
        <w:rPr>
          <w:rFonts w:ascii="Times New Roman" w:hAnsi="Times New Roman" w:cs="Times New Roman"/>
        </w:rPr>
        <w:t>stable during P3</w:t>
      </w:r>
      <w:bookmarkEnd w:id="85"/>
      <w:bookmarkEnd w:id="86"/>
      <w:r w:rsidR="00FB5D06" w:rsidRPr="00FB5D06">
        <w:rPr>
          <w:rFonts w:ascii="Times New Roman" w:hAnsi="Times New Roman" w:cs="Times New Roman"/>
        </w:rPr>
        <w:t xml:space="preserve"> (</w:t>
      </w:r>
      <w:r w:rsidR="00FB5D06" w:rsidRPr="00FB5D06">
        <w:rPr>
          <w:rFonts w:ascii="Times New Roman" w:hAnsi="Times New Roman" w:cs="Times New Roman"/>
          <w:i/>
        </w:rPr>
        <w:t>SI Appendix</w:t>
      </w:r>
      <w:r w:rsidR="00FB5D06" w:rsidRPr="00FB5D06">
        <w:rPr>
          <w:rFonts w:ascii="Times New Roman" w:hAnsi="Times New Roman" w:cs="Times New Roman"/>
        </w:rPr>
        <w:t xml:space="preserve"> Fig. S3).</w:t>
      </w:r>
    </w:p>
    <w:p w14:paraId="2CDAAC96" w14:textId="4E5CE569" w:rsidR="00BE3742" w:rsidRPr="00FB5D06" w:rsidRDefault="00FB5D06" w:rsidP="006C0E33">
      <w:pPr>
        <w:pStyle w:val="a0"/>
        <w:jc w:val="both"/>
        <w:rPr>
          <w:rFonts w:ascii="Times New Roman" w:hAnsi="Times New Roman" w:cs="Times New Roman"/>
        </w:rPr>
      </w:pPr>
      <w:bookmarkStart w:id="87" w:name="OLE_LINK83"/>
      <w:bookmarkStart w:id="88" w:name="OLE_LINK84"/>
      <w:r w:rsidRPr="00FB5D06">
        <w:rPr>
          <w:rFonts w:ascii="Times New Roman" w:hAnsi="Times New Roman" w:cs="Times New Roman"/>
        </w:rPr>
        <w:t xml:space="preserve">Finally, environmental context, social transformation and water governance policies played roles </w:t>
      </w:r>
      <w:r w:rsidR="00081DF5">
        <w:rPr>
          <w:rFonts w:ascii="Times New Roman" w:hAnsi="Times New Roman" w:cs="Times New Roman"/>
        </w:rPr>
        <w:t xml:space="preserve">in </w:t>
      </w:r>
      <w:r w:rsidRPr="00FB5D06">
        <w:rPr>
          <w:rFonts w:ascii="Times New Roman" w:hAnsi="Times New Roman" w:cs="Times New Roman"/>
        </w:rPr>
        <w:t xml:space="preserve">all three regimes. </w:t>
      </w:r>
      <w:r w:rsidR="00081DF5">
        <w:rPr>
          <w:rFonts w:ascii="Times New Roman" w:hAnsi="Times New Roman" w:cs="Times New Roman"/>
        </w:rPr>
        <w:t>W</w:t>
      </w:r>
      <w:r w:rsidRPr="00FB5D06">
        <w:rPr>
          <w:rFonts w:ascii="Times New Roman" w:hAnsi="Times New Roman" w:cs="Times New Roman"/>
        </w:rPr>
        <w:t>e calculate</w:t>
      </w:r>
      <w:r w:rsidR="00081DF5">
        <w:rPr>
          <w:rFonts w:ascii="Times New Roman" w:hAnsi="Times New Roman" w:cs="Times New Roman"/>
        </w:rPr>
        <w:t>d</w:t>
      </w:r>
      <w:r w:rsidRPr="00FB5D06">
        <w:rPr>
          <w:rFonts w:ascii="Times New Roman" w:hAnsi="Times New Roman" w:cs="Times New Roman"/>
        </w:rPr>
        <w:t xml:space="preserve"> the ratios of regional and </w:t>
      </w:r>
      <w:proofErr w:type="spellStart"/>
      <w:r w:rsidRPr="00FB5D06">
        <w:rPr>
          <w:rFonts w:ascii="Times New Roman" w:hAnsi="Times New Roman" w:cs="Times New Roman"/>
        </w:rPr>
        <w:t>basinal</w:t>
      </w:r>
      <w:proofErr w:type="spellEnd"/>
      <w:r w:rsidRPr="00FB5D06">
        <w:rPr>
          <w:rFonts w:ascii="Times New Roman" w:hAnsi="Times New Roman" w:cs="Times New Roman"/>
        </w:rPr>
        <w:t xml:space="preserve"> water use for each reservoir (R/B ratio), </w:t>
      </w:r>
      <w:r w:rsidR="00081DF5">
        <w:rPr>
          <w:rFonts w:ascii="Times New Roman" w:hAnsi="Times New Roman" w:cs="Times New Roman"/>
        </w:rPr>
        <w:t>with</w:t>
      </w:r>
      <w:r w:rsidR="00081DF5" w:rsidRPr="00FB5D06">
        <w:rPr>
          <w:rFonts w:ascii="Times New Roman" w:hAnsi="Times New Roman" w:cs="Times New Roman"/>
        </w:rPr>
        <w:t xml:space="preserve"> </w:t>
      </w:r>
      <w:r w:rsidRPr="00FB5D06">
        <w:rPr>
          <w:rFonts w:ascii="Times New Roman" w:hAnsi="Times New Roman" w:cs="Times New Roman"/>
        </w:rPr>
        <w:t xml:space="preserve">a higher ratio </w:t>
      </w:r>
      <w:r w:rsidR="00081DF5" w:rsidRPr="00FB5D06">
        <w:rPr>
          <w:rFonts w:ascii="Times New Roman" w:hAnsi="Times New Roman" w:cs="Times New Roman"/>
        </w:rPr>
        <w:t>represent</w:t>
      </w:r>
      <w:r w:rsidR="00081DF5">
        <w:rPr>
          <w:rFonts w:ascii="Times New Roman" w:hAnsi="Times New Roman" w:cs="Times New Roman"/>
        </w:rPr>
        <w:t>ing a</w:t>
      </w:r>
      <w:r w:rsidR="00081DF5" w:rsidRPr="00FB5D06">
        <w:rPr>
          <w:rFonts w:ascii="Times New Roman" w:hAnsi="Times New Roman" w:cs="Times New Roman"/>
        </w:rPr>
        <w:t xml:space="preserve"> </w:t>
      </w:r>
      <w:r w:rsidRPr="00FB5D06">
        <w:rPr>
          <w:rFonts w:ascii="Times New Roman" w:hAnsi="Times New Roman" w:cs="Times New Roman"/>
        </w:rPr>
        <w:t xml:space="preserve">potential role for supply rather than </w:t>
      </w:r>
      <w:r w:rsidR="00081DF5" w:rsidRPr="00FB5D06">
        <w:rPr>
          <w:rFonts w:ascii="Times New Roman" w:hAnsi="Times New Roman" w:cs="Times New Roman"/>
        </w:rPr>
        <w:t>regulati</w:t>
      </w:r>
      <w:r w:rsidR="00081DF5">
        <w:rPr>
          <w:rFonts w:ascii="Times New Roman" w:hAnsi="Times New Roman" w:cs="Times New Roman"/>
        </w:rPr>
        <w:t>on</w:t>
      </w:r>
      <w:bookmarkEnd w:id="87"/>
      <w:bookmarkEnd w:id="88"/>
      <w:r w:rsidR="00081DF5" w:rsidRPr="00FB5D06">
        <w:rPr>
          <w:rFonts w:ascii="Times New Roman" w:hAnsi="Times New Roman" w:cs="Times New Roman"/>
        </w:rPr>
        <w:t xml:space="preserve"> </w:t>
      </w:r>
      <w:r w:rsidRPr="00FB5D06">
        <w:rPr>
          <w:rFonts w:ascii="Times New Roman" w:hAnsi="Times New Roman" w:cs="Times New Roman"/>
        </w:rPr>
        <w:t>(Figure </w:t>
      </w:r>
      <w:hyperlink w:anchor="fig:Causes">
        <w:r w:rsidR="00FC4F2A">
          <w:rPr>
            <w:rStyle w:val="ae"/>
            <w:rFonts w:ascii="Times New Roman" w:hAnsi="Times New Roman" w:cs="Times New Roman"/>
          </w:rPr>
          <w:t>4</w:t>
        </w:r>
      </w:hyperlink>
      <w:r w:rsidRPr="00FB5D06">
        <w:rPr>
          <w:rFonts w:ascii="Times New Roman" w:hAnsi="Times New Roman" w:cs="Times New Roman"/>
        </w:rPr>
        <w:t xml:space="preserve">C). Under the </w:t>
      </w:r>
      <w:r w:rsidR="00DB5635" w:rsidRPr="00FB5D06">
        <w:rPr>
          <w:rFonts w:ascii="Times New Roman" w:hAnsi="Times New Roman" w:cs="Times New Roman"/>
        </w:rPr>
        <w:t>guid</w:t>
      </w:r>
      <w:r w:rsidR="00DB5635">
        <w:rPr>
          <w:rFonts w:ascii="Times New Roman" w:hAnsi="Times New Roman" w:cs="Times New Roman"/>
        </w:rPr>
        <w:t>ing ethos of</w:t>
      </w:r>
      <w:r w:rsidR="00DB5635" w:rsidRPr="00FB5D06">
        <w:rPr>
          <w:rFonts w:ascii="Times New Roman" w:hAnsi="Times New Roman" w:cs="Times New Roman"/>
        </w:rPr>
        <w:t xml:space="preserve"> </w:t>
      </w:r>
      <w:proofErr w:type="gramStart"/>
      <w:r w:rsidRPr="00FB5D06">
        <w:rPr>
          <w:rFonts w:ascii="Times New Roman" w:hAnsi="Times New Roman" w:cs="Times New Roman"/>
        </w:rPr>
        <w:t xml:space="preserve">“ </w:t>
      </w:r>
      <w:bookmarkStart w:id="89" w:name="OLE_LINK85"/>
      <w:bookmarkStart w:id="90" w:name="OLE_LINK86"/>
      <w:r w:rsidRPr="00FB5D06">
        <w:rPr>
          <w:rFonts w:ascii="Times New Roman" w:hAnsi="Times New Roman" w:cs="Times New Roman"/>
        </w:rPr>
        <w:t>conquer</w:t>
      </w:r>
      <w:r w:rsidR="00DB5635">
        <w:rPr>
          <w:rFonts w:ascii="Times New Roman" w:hAnsi="Times New Roman" w:cs="Times New Roman"/>
        </w:rPr>
        <w:t>ing</w:t>
      </w:r>
      <w:proofErr w:type="gramEnd"/>
      <w:r w:rsidRPr="00FB5D06">
        <w:rPr>
          <w:rFonts w:ascii="Times New Roman" w:hAnsi="Times New Roman" w:cs="Times New Roman"/>
        </w:rPr>
        <w:t xml:space="preserve"> nature</w:t>
      </w:r>
      <w:bookmarkEnd w:id="89"/>
      <w:bookmarkEnd w:id="90"/>
      <w:r w:rsidRPr="00FB5D06">
        <w:rPr>
          <w:rFonts w:ascii="Times New Roman" w:hAnsi="Times New Roman" w:cs="Times New Roman"/>
        </w:rPr>
        <w:t xml:space="preserve">”, most of the reservoirs </w:t>
      </w:r>
      <w:r w:rsidR="00DB5635">
        <w:rPr>
          <w:rFonts w:ascii="Times New Roman" w:hAnsi="Times New Roman" w:cs="Times New Roman"/>
        </w:rPr>
        <w:t>we</w:t>
      </w:r>
      <w:r w:rsidR="00DB5635" w:rsidRPr="00FB5D06">
        <w:rPr>
          <w:rFonts w:ascii="Times New Roman" w:hAnsi="Times New Roman" w:cs="Times New Roman"/>
        </w:rPr>
        <w:t xml:space="preserve">re </w:t>
      </w:r>
      <w:r w:rsidRPr="00FB5D06">
        <w:rPr>
          <w:rFonts w:ascii="Times New Roman" w:hAnsi="Times New Roman" w:cs="Times New Roman"/>
        </w:rPr>
        <w:t>built in regions with high water demands during P1, when natural water resource</w:t>
      </w:r>
      <w:r w:rsidR="00DB5635">
        <w:rPr>
          <w:rFonts w:ascii="Times New Roman" w:hAnsi="Times New Roman" w:cs="Times New Roman"/>
        </w:rPr>
        <w:t>s</w:t>
      </w:r>
      <w:r w:rsidRPr="00FB5D06">
        <w:rPr>
          <w:rFonts w:ascii="Times New Roman" w:hAnsi="Times New Roman" w:cs="Times New Roman"/>
        </w:rPr>
        <w:t xml:space="preserve"> </w:t>
      </w:r>
      <w:r w:rsidR="00DB5635">
        <w:rPr>
          <w:rFonts w:ascii="Times New Roman" w:hAnsi="Times New Roman" w:cs="Times New Roman"/>
        </w:rPr>
        <w:t>were</w:t>
      </w:r>
      <w:r w:rsidR="00DB5635" w:rsidRPr="00FB5D06">
        <w:rPr>
          <w:rFonts w:ascii="Times New Roman" w:hAnsi="Times New Roman" w:cs="Times New Roman"/>
        </w:rPr>
        <w:t xml:space="preserve"> </w:t>
      </w:r>
      <w:r w:rsidRPr="00FB5D06">
        <w:rPr>
          <w:rFonts w:ascii="Times New Roman" w:hAnsi="Times New Roman" w:cs="Times New Roman"/>
        </w:rPr>
        <w:t>relatively abundant (</w:t>
      </w:r>
      <w:r w:rsidRPr="00FB5D06">
        <w:rPr>
          <w:rFonts w:ascii="Times New Roman" w:hAnsi="Times New Roman" w:cs="Times New Roman"/>
          <w:i/>
        </w:rPr>
        <w:t>SI Appendix</w:t>
      </w:r>
      <w:r w:rsidRPr="00FB5D06">
        <w:rPr>
          <w:rFonts w:ascii="Times New Roman" w:hAnsi="Times New Roman" w:cs="Times New Roman"/>
        </w:rPr>
        <w:t xml:space="preserve"> Fig. S5)</w:t>
      </w:r>
      <w:r w:rsidR="00DB5635">
        <w:rPr>
          <w:rFonts w:ascii="Times New Roman" w:hAnsi="Times New Roman" w:cs="Times New Roman"/>
        </w:rPr>
        <w:t xml:space="preserve"> </w:t>
      </w:r>
      <w:bookmarkStart w:id="91" w:name="OLE_LINK87"/>
      <w:bookmarkStart w:id="92" w:name="OLE_LINK88"/>
      <w:r w:rsidR="00DB5635">
        <w:rPr>
          <w:rFonts w:ascii="Times New Roman" w:hAnsi="Times New Roman" w:cs="Times New Roman"/>
        </w:rPr>
        <w:t>and</w:t>
      </w:r>
      <w:r w:rsidRPr="00FB5D06">
        <w:rPr>
          <w:rFonts w:ascii="Times New Roman" w:hAnsi="Times New Roman" w:cs="Times New Roman"/>
        </w:rPr>
        <w:t xml:space="preserve"> R/B ratios </w:t>
      </w:r>
      <w:r w:rsidR="00DB5635">
        <w:rPr>
          <w:rFonts w:ascii="Times New Roman" w:hAnsi="Times New Roman" w:cs="Times New Roman"/>
        </w:rPr>
        <w:t>we</w:t>
      </w:r>
      <w:r w:rsidRPr="00FB5D06">
        <w:rPr>
          <w:rFonts w:ascii="Times New Roman" w:hAnsi="Times New Roman" w:cs="Times New Roman"/>
        </w:rPr>
        <w:t>re significantly higher</w:t>
      </w:r>
      <w:bookmarkEnd w:id="91"/>
      <w:bookmarkEnd w:id="92"/>
      <w:r w:rsidRPr="00FB5D06">
        <w:rPr>
          <w:rFonts w:ascii="Times New Roman" w:hAnsi="Times New Roman" w:cs="Times New Roman"/>
        </w:rPr>
        <w:t xml:space="preserve"> (Figure </w:t>
      </w:r>
      <w:hyperlink w:anchor="fig:Causes">
        <w:r w:rsidR="00FC4F2A">
          <w:rPr>
            <w:rStyle w:val="ae"/>
            <w:rFonts w:ascii="Times New Roman" w:hAnsi="Times New Roman" w:cs="Times New Roman"/>
          </w:rPr>
          <w:t>4</w:t>
        </w:r>
      </w:hyperlink>
      <w:r w:rsidRPr="00FB5D06">
        <w:rPr>
          <w:rFonts w:ascii="Times New Roman" w:hAnsi="Times New Roman" w:cs="Times New Roman"/>
        </w:rPr>
        <w:t xml:space="preserve">C, p&lt;0.01). In P2, the number of new reservoirs </w:t>
      </w:r>
      <w:r w:rsidR="00DB5635" w:rsidRPr="00FB5D06">
        <w:rPr>
          <w:rFonts w:ascii="Times New Roman" w:hAnsi="Times New Roman" w:cs="Times New Roman"/>
        </w:rPr>
        <w:t>decrease</w:t>
      </w:r>
      <w:r w:rsidR="00DB5635">
        <w:rPr>
          <w:rFonts w:ascii="Times New Roman" w:hAnsi="Times New Roman" w:cs="Times New Roman"/>
        </w:rPr>
        <w:t>d</w:t>
      </w:r>
      <w:r w:rsidR="00DB5635" w:rsidRPr="00FB5D06">
        <w:rPr>
          <w:rFonts w:ascii="Times New Roman" w:hAnsi="Times New Roman" w:cs="Times New Roman"/>
        </w:rPr>
        <w:t xml:space="preserve"> </w:t>
      </w:r>
      <w:r w:rsidRPr="00FB5D06">
        <w:rPr>
          <w:rFonts w:ascii="Times New Roman" w:hAnsi="Times New Roman" w:cs="Times New Roman"/>
        </w:rPr>
        <w:t xml:space="preserve">significantly and allocation of water </w:t>
      </w:r>
      <w:r w:rsidR="00DB5635" w:rsidRPr="00FB5D06">
        <w:rPr>
          <w:rFonts w:ascii="Times New Roman" w:hAnsi="Times New Roman" w:cs="Times New Roman"/>
        </w:rPr>
        <w:t>w</w:t>
      </w:r>
      <w:r w:rsidR="00DB5635">
        <w:rPr>
          <w:rFonts w:ascii="Times New Roman" w:hAnsi="Times New Roman" w:cs="Times New Roman"/>
        </w:rPr>
        <w:t>as</w:t>
      </w:r>
      <w:r w:rsidR="00DB5635" w:rsidRPr="00FB5D06">
        <w:rPr>
          <w:rFonts w:ascii="Times New Roman" w:hAnsi="Times New Roman" w:cs="Times New Roman"/>
        </w:rPr>
        <w:t xml:space="preserve"> </w:t>
      </w:r>
      <w:r w:rsidRPr="00FB5D06">
        <w:rPr>
          <w:rFonts w:ascii="Times New Roman" w:hAnsi="Times New Roman" w:cs="Times New Roman"/>
        </w:rPr>
        <w:t>rigorously controlled by “the 87 Water Diversion Scheme”</w:t>
      </w:r>
      <w:bookmarkStart w:id="93" w:name="OLE_LINK89"/>
      <w:bookmarkStart w:id="94" w:name="OLE_LINK90"/>
      <w:r w:rsidRPr="00FB5D06">
        <w:rPr>
          <w:rFonts w:ascii="Times New Roman" w:hAnsi="Times New Roman" w:cs="Times New Roman"/>
        </w:rPr>
        <w:t xml:space="preserve">, with little </w:t>
      </w:r>
      <w:r w:rsidR="00DB5635" w:rsidRPr="00FB5D06">
        <w:rPr>
          <w:rFonts w:ascii="Times New Roman" w:hAnsi="Times New Roman" w:cs="Times New Roman"/>
        </w:rPr>
        <w:t>incre</w:t>
      </w:r>
      <w:r w:rsidR="00DB5635">
        <w:rPr>
          <w:rFonts w:ascii="Times New Roman" w:hAnsi="Times New Roman" w:cs="Times New Roman"/>
        </w:rPr>
        <w:t>ase</w:t>
      </w:r>
      <w:r w:rsidR="00DB5635" w:rsidRPr="00FB5D06">
        <w:rPr>
          <w:rFonts w:ascii="Times New Roman" w:hAnsi="Times New Roman" w:cs="Times New Roman"/>
        </w:rPr>
        <w:t xml:space="preserve"> </w:t>
      </w:r>
      <w:r w:rsidR="00DB5635">
        <w:rPr>
          <w:rFonts w:ascii="Times New Roman" w:hAnsi="Times New Roman" w:cs="Times New Roman"/>
        </w:rPr>
        <w:t>in</w:t>
      </w:r>
      <w:r w:rsidR="00DB5635" w:rsidRPr="00FB5D06">
        <w:rPr>
          <w:rFonts w:ascii="Times New Roman" w:hAnsi="Times New Roman" w:cs="Times New Roman"/>
        </w:rPr>
        <w:t xml:space="preserve"> </w:t>
      </w:r>
      <w:r w:rsidRPr="00FB5D06">
        <w:rPr>
          <w:rFonts w:ascii="Times New Roman" w:hAnsi="Times New Roman" w:cs="Times New Roman"/>
        </w:rPr>
        <w:t xml:space="preserve">total water storage </w:t>
      </w:r>
      <w:r w:rsidR="00DB5635" w:rsidRPr="00FB5D06">
        <w:rPr>
          <w:rFonts w:ascii="Times New Roman" w:hAnsi="Times New Roman" w:cs="Times New Roman"/>
        </w:rPr>
        <w:t>capacit</w:t>
      </w:r>
      <w:r w:rsidR="00DB5635">
        <w:rPr>
          <w:rFonts w:ascii="Times New Roman" w:hAnsi="Times New Roman" w:cs="Times New Roman"/>
        </w:rPr>
        <w:t>y</w:t>
      </w:r>
      <w:bookmarkEnd w:id="93"/>
      <w:bookmarkEnd w:id="94"/>
      <w:r w:rsidR="00DB5635" w:rsidRPr="00FB5D06">
        <w:rPr>
          <w:rFonts w:ascii="Times New Roman" w:hAnsi="Times New Roman" w:cs="Times New Roman"/>
        </w:rPr>
        <w:t xml:space="preserve"> </w:t>
      </w:r>
      <w:r w:rsidRPr="00FB5D06">
        <w:rPr>
          <w:rFonts w:ascii="Times New Roman" w:hAnsi="Times New Roman" w:cs="Times New Roman"/>
        </w:rPr>
        <w:t>(</w:t>
      </w:r>
      <w:r w:rsidRPr="00FB5D06">
        <w:rPr>
          <w:rFonts w:ascii="Times New Roman" w:hAnsi="Times New Roman" w:cs="Times New Roman"/>
          <w:i/>
        </w:rPr>
        <w:t>SI Appendix</w:t>
      </w:r>
      <w:r w:rsidRPr="00FB5D06">
        <w:rPr>
          <w:rFonts w:ascii="Times New Roman" w:hAnsi="Times New Roman" w:cs="Times New Roman"/>
        </w:rPr>
        <w:t xml:space="preserve"> Fig. S6). Entering P3, myriad national-level water governance policies </w:t>
      </w:r>
      <w:r w:rsidR="00DB5635">
        <w:rPr>
          <w:rFonts w:ascii="Times New Roman" w:hAnsi="Times New Roman" w:cs="Times New Roman"/>
        </w:rPr>
        <w:t xml:space="preserve">were </w:t>
      </w:r>
      <w:r w:rsidRPr="00FB5D06">
        <w:rPr>
          <w:rFonts w:ascii="Times New Roman" w:hAnsi="Times New Roman" w:cs="Times New Roman"/>
        </w:rPr>
        <w:t>proposed under the guide of “environmental regulation” (Figure </w:t>
      </w:r>
      <w:hyperlink w:anchor="fig:Causes">
        <w:r w:rsidR="00FC4F2A">
          <w:rPr>
            <w:rStyle w:val="ae"/>
            <w:rFonts w:ascii="Times New Roman" w:hAnsi="Times New Roman" w:cs="Times New Roman"/>
          </w:rPr>
          <w:t>4</w:t>
        </w:r>
      </w:hyperlink>
      <w:r w:rsidRPr="00FB5D06">
        <w:rPr>
          <w:rFonts w:ascii="Times New Roman" w:hAnsi="Times New Roman" w:cs="Times New Roman"/>
        </w:rPr>
        <w:t xml:space="preserve">D), </w:t>
      </w:r>
      <w:bookmarkStart w:id="95" w:name="OLE_LINK91"/>
      <w:bookmarkStart w:id="96" w:name="OLE_LINK92"/>
      <w:r w:rsidRPr="00FB5D06">
        <w:rPr>
          <w:rFonts w:ascii="Times New Roman" w:hAnsi="Times New Roman" w:cs="Times New Roman"/>
        </w:rPr>
        <w:t xml:space="preserve">and the number of new reservoirs </w:t>
      </w:r>
      <w:r w:rsidR="00DB5635">
        <w:rPr>
          <w:rFonts w:ascii="Times New Roman" w:hAnsi="Times New Roman" w:cs="Times New Roman"/>
        </w:rPr>
        <w:t>was</w:t>
      </w:r>
      <w:r w:rsidR="00DB5635" w:rsidRPr="00FB5D06">
        <w:rPr>
          <w:rFonts w:ascii="Times New Roman" w:hAnsi="Times New Roman" w:cs="Times New Roman"/>
        </w:rPr>
        <w:t xml:space="preserve"> </w:t>
      </w:r>
      <w:r w:rsidRPr="00FB5D06">
        <w:rPr>
          <w:rFonts w:ascii="Times New Roman" w:hAnsi="Times New Roman" w:cs="Times New Roman"/>
        </w:rPr>
        <w:t xml:space="preserve">even higher for facilitating </w:t>
      </w:r>
      <w:r w:rsidR="00DB5635">
        <w:rPr>
          <w:rFonts w:ascii="Times New Roman" w:hAnsi="Times New Roman" w:cs="Times New Roman"/>
        </w:rPr>
        <w:t xml:space="preserve">and </w:t>
      </w:r>
      <w:r w:rsidRPr="00FB5D06">
        <w:rPr>
          <w:rFonts w:ascii="Times New Roman" w:hAnsi="Times New Roman" w:cs="Times New Roman"/>
        </w:rPr>
        <w:t>regulating</w:t>
      </w:r>
      <w:r w:rsidR="00DB5635">
        <w:rPr>
          <w:rFonts w:ascii="Times New Roman" w:hAnsi="Times New Roman" w:cs="Times New Roman"/>
        </w:rPr>
        <w:t xml:space="preserve"> objectives.</w:t>
      </w:r>
      <w:bookmarkEnd w:id="95"/>
      <w:bookmarkEnd w:id="96"/>
      <w:r w:rsidR="00DB5635">
        <w:rPr>
          <w:rFonts w:ascii="Times New Roman" w:hAnsi="Times New Roman" w:cs="Times New Roman"/>
        </w:rPr>
        <w:t xml:space="preserve"> </w:t>
      </w:r>
      <w:bookmarkStart w:id="97" w:name="OLE_LINK93"/>
      <w:bookmarkStart w:id="98" w:name="OLE_LINK94"/>
      <w:r w:rsidR="00DB5635">
        <w:rPr>
          <w:rFonts w:ascii="Times New Roman" w:hAnsi="Times New Roman" w:cs="Times New Roman"/>
        </w:rPr>
        <w:t>M</w:t>
      </w:r>
      <w:r w:rsidRPr="00FB5D06">
        <w:rPr>
          <w:rFonts w:ascii="Times New Roman" w:hAnsi="Times New Roman" w:cs="Times New Roman"/>
        </w:rPr>
        <w:t>ost of</w:t>
      </w:r>
      <w:r w:rsidR="00DB5635">
        <w:rPr>
          <w:rFonts w:ascii="Times New Roman" w:hAnsi="Times New Roman" w:cs="Times New Roman"/>
        </w:rPr>
        <w:t xml:space="preserve"> these were</w:t>
      </w:r>
      <w:r w:rsidRPr="00FB5D06">
        <w:rPr>
          <w:rFonts w:ascii="Times New Roman" w:hAnsi="Times New Roman" w:cs="Times New Roman"/>
        </w:rPr>
        <w:t xml:space="preserve"> built in regions with lower R/B ratio</w:t>
      </w:r>
      <w:r w:rsidR="00DB5635">
        <w:rPr>
          <w:rFonts w:ascii="Times New Roman" w:hAnsi="Times New Roman" w:cs="Times New Roman"/>
        </w:rPr>
        <w:t>s</w:t>
      </w:r>
      <w:bookmarkEnd w:id="97"/>
      <w:bookmarkEnd w:id="98"/>
      <w:r w:rsidRPr="00FB5D06">
        <w:rPr>
          <w:rFonts w:ascii="Times New Roman" w:hAnsi="Times New Roman" w:cs="Times New Roman"/>
        </w:rPr>
        <w:t xml:space="preserve"> (Figure </w:t>
      </w:r>
      <w:r w:rsidR="00FC4F2A">
        <w:rPr>
          <w:rStyle w:val="ae"/>
          <w:rFonts w:ascii="Times New Roman" w:hAnsi="Times New Roman" w:cs="Times New Roman"/>
        </w:rPr>
        <w:t>4</w:t>
      </w:r>
      <w:r w:rsidRPr="00FB5D06">
        <w:rPr>
          <w:rFonts w:ascii="Times New Roman" w:hAnsi="Times New Roman" w:cs="Times New Roman"/>
        </w:rPr>
        <w:t xml:space="preserve">C and </w:t>
      </w:r>
      <w:r w:rsidRPr="00FB5D06">
        <w:rPr>
          <w:rFonts w:ascii="Times New Roman" w:hAnsi="Times New Roman" w:cs="Times New Roman"/>
          <w:i/>
        </w:rPr>
        <w:t>SI Appendix</w:t>
      </w:r>
      <w:r w:rsidRPr="00FB5D06">
        <w:rPr>
          <w:rFonts w:ascii="Times New Roman" w:hAnsi="Times New Roman" w:cs="Times New Roman"/>
        </w:rPr>
        <w:t xml:space="preserve"> Fig. S6).</w:t>
      </w:r>
    </w:p>
    <w:p w14:paraId="5C1BC1CB" w14:textId="77777777" w:rsidR="00BE3742" w:rsidRPr="00FB5D06" w:rsidRDefault="00FB5D06" w:rsidP="006C0E33">
      <w:pPr>
        <w:pStyle w:val="1"/>
        <w:jc w:val="both"/>
        <w:rPr>
          <w:rFonts w:ascii="Times New Roman" w:hAnsi="Times New Roman" w:cs="Times New Roman"/>
        </w:rPr>
      </w:pPr>
      <w:bookmarkStart w:id="99" w:name="Discussion"/>
      <w:r w:rsidRPr="00FB5D06">
        <w:rPr>
          <w:rFonts w:ascii="Times New Roman" w:hAnsi="Times New Roman" w:cs="Times New Roman"/>
        </w:rPr>
        <w:lastRenderedPageBreak/>
        <w:t>Discussion</w:t>
      </w:r>
      <w:bookmarkEnd w:id="99"/>
    </w:p>
    <w:p w14:paraId="2FE677A4" w14:textId="77777777" w:rsidR="00BE3742" w:rsidRPr="00FB5D06" w:rsidRDefault="00FB5D06" w:rsidP="006C0E33">
      <w:pPr>
        <w:pStyle w:val="2"/>
        <w:jc w:val="both"/>
        <w:rPr>
          <w:rFonts w:ascii="Times New Roman" w:hAnsi="Times New Roman" w:cs="Times New Roman"/>
        </w:rPr>
      </w:pPr>
      <w:bookmarkStart w:id="100" w:name="X800858217f4b42710d9f910a34fdf8830e6e06b"/>
      <w:r w:rsidRPr="00FB5D06">
        <w:rPr>
          <w:rFonts w:ascii="Times New Roman" w:hAnsi="Times New Roman" w:cs="Times New Roman"/>
        </w:rPr>
        <w:t>Water governance challenges along transition regimes</w:t>
      </w:r>
      <w:bookmarkEnd w:id="100"/>
    </w:p>
    <w:p w14:paraId="3788A1D3" w14:textId="30A8B105" w:rsidR="00BE3742" w:rsidRPr="00FB5D06" w:rsidRDefault="00FB5D06" w:rsidP="006C0E33">
      <w:pPr>
        <w:pStyle w:val="a0"/>
        <w:jc w:val="both"/>
        <w:rPr>
          <w:rFonts w:ascii="Times New Roman" w:hAnsi="Times New Roman" w:cs="Times New Roman"/>
        </w:rPr>
      </w:pPr>
      <w:r w:rsidRPr="00FB5D06">
        <w:rPr>
          <w:rFonts w:ascii="Times New Roman" w:hAnsi="Times New Roman" w:cs="Times New Roman"/>
        </w:rPr>
        <w:t xml:space="preserve">Our results show that </w:t>
      </w:r>
      <w:r w:rsidR="00D656AD">
        <w:rPr>
          <w:rFonts w:ascii="Times New Roman" w:hAnsi="Times New Roman" w:cs="Times New Roman"/>
        </w:rPr>
        <w:t xml:space="preserve">there have been </w:t>
      </w:r>
      <w:r w:rsidRPr="00FB5D06">
        <w:rPr>
          <w:rFonts w:ascii="Times New Roman" w:hAnsi="Times New Roman" w:cs="Times New Roman"/>
        </w:rPr>
        <w:t xml:space="preserve">three distinct but sequential governance regimes within </w:t>
      </w:r>
      <w:r w:rsidR="00D656AD">
        <w:rPr>
          <w:rFonts w:ascii="Times New Roman" w:hAnsi="Times New Roman" w:cs="Times New Roman"/>
        </w:rPr>
        <w:t xml:space="preserve">the </w:t>
      </w:r>
      <w:r w:rsidRPr="00FB5D06">
        <w:rPr>
          <w:rFonts w:ascii="Times New Roman" w:hAnsi="Times New Roman" w:cs="Times New Roman"/>
        </w:rPr>
        <w:t>YRB (Figure </w:t>
      </w:r>
      <w:hyperlink w:anchor="fig:phases">
        <w:r w:rsidR="00FC4F2A">
          <w:rPr>
            <w:rStyle w:val="ae"/>
            <w:rFonts w:ascii="Times New Roman" w:hAnsi="Times New Roman" w:cs="Times New Roman"/>
          </w:rPr>
          <w:t>3</w:t>
        </w:r>
      </w:hyperlink>
      <w:r w:rsidRPr="00FB5D06">
        <w:rPr>
          <w:rFonts w:ascii="Times New Roman" w:hAnsi="Times New Roman" w:cs="Times New Roman"/>
        </w:rPr>
        <w:t xml:space="preserve">): </w:t>
      </w:r>
      <w:r w:rsidR="00D656AD">
        <w:rPr>
          <w:rFonts w:ascii="Times New Roman" w:hAnsi="Times New Roman" w:cs="Times New Roman"/>
        </w:rPr>
        <w:t xml:space="preserve">a </w:t>
      </w:r>
      <w:r w:rsidRPr="00FB5D06">
        <w:rPr>
          <w:rFonts w:ascii="Times New Roman" w:hAnsi="Times New Roman" w:cs="Times New Roman"/>
        </w:rPr>
        <w:t xml:space="preserve">massive supply regime (1965-1978), </w:t>
      </w:r>
      <w:r w:rsidR="00D656AD">
        <w:rPr>
          <w:rFonts w:ascii="Times New Roman" w:hAnsi="Times New Roman" w:cs="Times New Roman"/>
        </w:rPr>
        <w:t xml:space="preserve">a </w:t>
      </w:r>
      <w:r w:rsidRPr="00FB5D06">
        <w:rPr>
          <w:rFonts w:ascii="Times New Roman" w:hAnsi="Times New Roman" w:cs="Times New Roman"/>
        </w:rPr>
        <w:t>purpose</w:t>
      </w:r>
      <w:r w:rsidR="00D656AD">
        <w:rPr>
          <w:rFonts w:ascii="Times New Roman" w:hAnsi="Times New Roman" w:cs="Times New Roman"/>
        </w:rPr>
        <w:t>-</w:t>
      </w:r>
      <w:r w:rsidRPr="00FB5D06">
        <w:rPr>
          <w:rFonts w:ascii="Times New Roman" w:hAnsi="Times New Roman" w:cs="Times New Roman"/>
        </w:rPr>
        <w:t xml:space="preserve">turned regime (1979-1993) and </w:t>
      </w:r>
      <w:r w:rsidR="00D656AD">
        <w:rPr>
          <w:rFonts w:ascii="Times New Roman" w:hAnsi="Times New Roman" w:cs="Times New Roman"/>
        </w:rPr>
        <w:t xml:space="preserve">an </w:t>
      </w:r>
      <w:r w:rsidRPr="00FB5D06">
        <w:rPr>
          <w:rFonts w:ascii="Times New Roman" w:hAnsi="Times New Roman" w:cs="Times New Roman"/>
        </w:rPr>
        <w:t xml:space="preserve">all-sided governance regime (1994-2013). </w:t>
      </w:r>
      <w:r w:rsidR="00D656AD">
        <w:rPr>
          <w:rFonts w:ascii="Times New Roman" w:hAnsi="Times New Roman" w:cs="Times New Roman"/>
        </w:rPr>
        <w:t>S</w:t>
      </w:r>
      <w:r w:rsidRPr="00FB5D06">
        <w:rPr>
          <w:rFonts w:ascii="Times New Roman" w:hAnsi="Times New Roman" w:cs="Times New Roman"/>
        </w:rPr>
        <w:t>hifts</w:t>
      </w:r>
      <w:r w:rsidR="00D656AD">
        <w:rPr>
          <w:rFonts w:ascii="Times New Roman" w:hAnsi="Times New Roman" w:cs="Times New Roman"/>
        </w:rPr>
        <w:t xml:space="preserve"> between these regimes were</w:t>
      </w:r>
      <w:r w:rsidRPr="00FB5D06">
        <w:rPr>
          <w:rFonts w:ascii="Times New Roman" w:hAnsi="Times New Roman" w:cs="Times New Roman"/>
        </w:rPr>
        <w:t xml:space="preserve"> caused by different environmental, economic, social or political </w:t>
      </w:r>
      <w:r w:rsidR="00D656AD">
        <w:rPr>
          <w:rFonts w:ascii="Times New Roman" w:hAnsi="Times New Roman" w:cs="Times New Roman"/>
        </w:rPr>
        <w:t>drivers</w:t>
      </w:r>
      <w:r w:rsidR="00D656AD" w:rsidRPr="00FB5D06">
        <w:rPr>
          <w:rFonts w:ascii="Times New Roman" w:hAnsi="Times New Roman" w:cs="Times New Roman"/>
        </w:rPr>
        <w:t xml:space="preserve"> </w:t>
      </w:r>
      <w:r w:rsidRPr="00FB5D06">
        <w:rPr>
          <w:rFonts w:ascii="Times New Roman" w:hAnsi="Times New Roman" w:cs="Times New Roman"/>
        </w:rPr>
        <w:t>(Figure </w:t>
      </w:r>
      <w:hyperlink w:anchor="fig:Causes">
        <w:r w:rsidR="00FC4F2A">
          <w:rPr>
            <w:rStyle w:val="ae"/>
            <w:rFonts w:ascii="Times New Roman" w:hAnsi="Times New Roman" w:cs="Times New Roman"/>
          </w:rPr>
          <w:t>4</w:t>
        </w:r>
      </w:hyperlink>
      <w:r w:rsidRPr="00FB5D06">
        <w:rPr>
          <w:rFonts w:ascii="Times New Roman" w:hAnsi="Times New Roman" w:cs="Times New Roman"/>
        </w:rPr>
        <w:t xml:space="preserve">). It is important to note that </w:t>
      </w:r>
      <w:r w:rsidR="00470025">
        <w:rPr>
          <w:rFonts w:ascii="Times New Roman" w:hAnsi="Times New Roman" w:cs="Times New Roman"/>
        </w:rPr>
        <w:t xml:space="preserve">each </w:t>
      </w:r>
      <w:r w:rsidRPr="00FB5D06">
        <w:rPr>
          <w:rFonts w:ascii="Times New Roman" w:hAnsi="Times New Roman" w:cs="Times New Roman"/>
        </w:rPr>
        <w:t>regime occurred gradually</w:t>
      </w:r>
      <w:r w:rsidR="00470025">
        <w:rPr>
          <w:rFonts w:ascii="Times New Roman" w:hAnsi="Times New Roman" w:cs="Times New Roman"/>
        </w:rPr>
        <w:t>,</w:t>
      </w:r>
      <w:r w:rsidR="00470025" w:rsidRPr="00FB5D06">
        <w:rPr>
          <w:rFonts w:ascii="Times New Roman" w:hAnsi="Times New Roman" w:cs="Times New Roman"/>
        </w:rPr>
        <w:t xml:space="preserve"> with multifaceted causes</w:t>
      </w:r>
      <w:r w:rsidR="00470025">
        <w:rPr>
          <w:rFonts w:ascii="Times New Roman" w:hAnsi="Times New Roman" w:cs="Times New Roman"/>
        </w:rPr>
        <w:t>,</w:t>
      </w:r>
      <w:r w:rsidRPr="00FB5D06">
        <w:rPr>
          <w:rFonts w:ascii="Times New Roman" w:hAnsi="Times New Roman" w:cs="Times New Roman"/>
        </w:rPr>
        <w:t xml:space="preserve"> as the basin </w:t>
      </w:r>
      <w:r w:rsidR="00D656AD" w:rsidRPr="00FB5D06">
        <w:rPr>
          <w:rFonts w:ascii="Times New Roman" w:hAnsi="Times New Roman" w:cs="Times New Roman"/>
        </w:rPr>
        <w:t>move</w:t>
      </w:r>
      <w:r w:rsidR="00D656AD">
        <w:rPr>
          <w:rFonts w:ascii="Times New Roman" w:hAnsi="Times New Roman" w:cs="Times New Roman"/>
        </w:rPr>
        <w:t>d</w:t>
      </w:r>
      <w:r w:rsidR="00D656AD" w:rsidRPr="00FB5D06">
        <w:rPr>
          <w:rFonts w:ascii="Times New Roman" w:hAnsi="Times New Roman" w:cs="Times New Roman"/>
        </w:rPr>
        <w:t xml:space="preserve"> </w:t>
      </w:r>
      <w:r w:rsidRPr="00FB5D06">
        <w:rPr>
          <w:rFonts w:ascii="Times New Roman" w:hAnsi="Times New Roman" w:cs="Times New Roman"/>
        </w:rPr>
        <w:t xml:space="preserve">towards a </w:t>
      </w:r>
      <w:proofErr w:type="spellStart"/>
      <w:r w:rsidRPr="00FB5D06">
        <w:rPr>
          <w:rFonts w:ascii="Times New Roman" w:hAnsi="Times New Roman" w:cs="Times New Roman"/>
        </w:rPr>
        <w:t>hydrosocial</w:t>
      </w:r>
      <w:proofErr w:type="spellEnd"/>
      <w:r w:rsidRPr="00FB5D06">
        <w:rPr>
          <w:rFonts w:ascii="Times New Roman" w:hAnsi="Times New Roman" w:cs="Times New Roman"/>
        </w:rPr>
        <w:t xml:space="preserve"> water cycle</w:t>
      </w:r>
      <w:r w:rsidR="00D656AD">
        <w:rPr>
          <w:rFonts w:ascii="Times New Roman" w:hAnsi="Times New Roman" w:cs="Times New Roman"/>
        </w:rPr>
        <w:t xml:space="preserve">. The challenges were </w:t>
      </w:r>
      <w:r w:rsidRPr="00FB5D06">
        <w:rPr>
          <w:rFonts w:ascii="Times New Roman" w:hAnsi="Times New Roman" w:cs="Times New Roman"/>
        </w:rPr>
        <w:t xml:space="preserve">primarily economic and environmental </w:t>
      </w:r>
      <w:r w:rsidR="00D656AD">
        <w:rPr>
          <w:rFonts w:ascii="Times New Roman" w:hAnsi="Times New Roman" w:cs="Times New Roman"/>
        </w:rPr>
        <w:t>at</w:t>
      </w:r>
      <w:r w:rsidRPr="00FB5D06">
        <w:rPr>
          <w:rFonts w:ascii="Times New Roman" w:hAnsi="Times New Roman" w:cs="Times New Roman"/>
        </w:rPr>
        <w:t xml:space="preserve"> the </w:t>
      </w:r>
      <w:r w:rsidR="00D656AD">
        <w:rPr>
          <w:rFonts w:ascii="Times New Roman" w:hAnsi="Times New Roman" w:cs="Times New Roman"/>
        </w:rPr>
        <w:t xml:space="preserve">beginning of the </w:t>
      </w:r>
      <w:r w:rsidR="00470025">
        <w:rPr>
          <w:rFonts w:ascii="Times New Roman" w:hAnsi="Times New Roman" w:cs="Times New Roman"/>
        </w:rPr>
        <w:t xml:space="preserve">YRB’s water governance </w:t>
      </w:r>
      <w:r w:rsidR="00D656AD">
        <w:rPr>
          <w:rFonts w:ascii="Times New Roman" w:hAnsi="Times New Roman" w:cs="Times New Roman"/>
        </w:rPr>
        <w:t>trajectory and</w:t>
      </w:r>
      <w:r w:rsidR="00D656AD" w:rsidRPr="00FB5D06">
        <w:rPr>
          <w:rFonts w:ascii="Times New Roman" w:hAnsi="Times New Roman" w:cs="Times New Roman"/>
        </w:rPr>
        <w:t xml:space="preserve"> </w:t>
      </w:r>
      <w:r w:rsidRPr="00FB5D06">
        <w:rPr>
          <w:rFonts w:ascii="Times New Roman" w:hAnsi="Times New Roman" w:cs="Times New Roman"/>
        </w:rPr>
        <w:t>social and policy</w:t>
      </w:r>
      <w:r w:rsidR="00D656AD">
        <w:rPr>
          <w:rFonts w:ascii="Times New Roman" w:hAnsi="Times New Roman" w:cs="Times New Roman"/>
        </w:rPr>
        <w:t>-related</w:t>
      </w:r>
      <w:r w:rsidRPr="00FB5D06">
        <w:rPr>
          <w:rFonts w:ascii="Times New Roman" w:hAnsi="Times New Roman" w:cs="Times New Roman"/>
        </w:rPr>
        <w:t xml:space="preserve"> </w:t>
      </w:r>
      <w:r w:rsidR="00D656AD">
        <w:rPr>
          <w:rFonts w:ascii="Times New Roman" w:hAnsi="Times New Roman" w:cs="Times New Roman"/>
        </w:rPr>
        <w:t>towards the end</w:t>
      </w:r>
      <w:r w:rsidRPr="00FB5D06">
        <w:rPr>
          <w:rFonts w:ascii="Times New Roman" w:hAnsi="Times New Roman" w:cs="Times New Roman"/>
        </w:rPr>
        <w:t xml:space="preserve"> (Figure </w:t>
      </w:r>
      <w:hyperlink w:anchor="fig:summary">
        <w:r w:rsidR="00251157">
          <w:rPr>
            <w:rStyle w:val="ae"/>
            <w:rFonts w:ascii="Times New Roman" w:hAnsi="Times New Roman" w:cs="Times New Roman"/>
          </w:rPr>
          <w:t>5</w:t>
        </w:r>
      </w:hyperlink>
      <w:r w:rsidRPr="00FB5D06">
        <w:rPr>
          <w:rFonts w:ascii="Times New Roman" w:hAnsi="Times New Roman" w:cs="Times New Roman"/>
        </w:rPr>
        <w:t>).</w:t>
      </w:r>
    </w:p>
    <w:p w14:paraId="0FB4EDED" w14:textId="14823852" w:rsidR="00BE3742" w:rsidRPr="00FB5D06" w:rsidRDefault="00470025" w:rsidP="006C0E33">
      <w:pPr>
        <w:pStyle w:val="a0"/>
        <w:jc w:val="both"/>
        <w:rPr>
          <w:rFonts w:ascii="Times New Roman" w:hAnsi="Times New Roman" w:cs="Times New Roman"/>
        </w:rPr>
      </w:pPr>
      <w:r>
        <w:rPr>
          <w:rFonts w:ascii="Times New Roman" w:hAnsi="Times New Roman" w:cs="Times New Roman"/>
        </w:rPr>
        <w:t>During</w:t>
      </w:r>
      <w:r w:rsidRPr="00FB5D06">
        <w:rPr>
          <w:rFonts w:ascii="Times New Roman" w:hAnsi="Times New Roman" w:cs="Times New Roman"/>
        </w:rPr>
        <w:t xml:space="preserve"> </w:t>
      </w:r>
      <w:r w:rsidR="00FB5D06" w:rsidRPr="00FB5D06">
        <w:rPr>
          <w:rFonts w:ascii="Times New Roman" w:hAnsi="Times New Roman" w:cs="Times New Roman"/>
        </w:rPr>
        <w:t>the massive supply regime (1965-1978), the basin economy was mainly dependent on agriculture and natural water resources were relatively abundant (</w:t>
      </w:r>
      <w:r w:rsidR="00FB5D06" w:rsidRPr="00FB5D06">
        <w:rPr>
          <w:rFonts w:ascii="Times New Roman" w:hAnsi="Times New Roman" w:cs="Times New Roman"/>
          <w:i/>
        </w:rPr>
        <w:t>SI Appendix</w:t>
      </w:r>
      <w:r w:rsidR="00FB5D06" w:rsidRPr="00FB5D06">
        <w:rPr>
          <w:rFonts w:ascii="Times New Roman" w:hAnsi="Times New Roman" w:cs="Times New Roman"/>
        </w:rPr>
        <w:t xml:space="preserve"> Figure S5)</w:t>
      </w:r>
      <w:r>
        <w:rPr>
          <w:rFonts w:ascii="Times New Roman" w:hAnsi="Times New Roman" w:cs="Times New Roman"/>
        </w:rPr>
        <w:t>;</w:t>
      </w:r>
      <w:r w:rsidR="00FB5D06" w:rsidRPr="00FB5D06">
        <w:rPr>
          <w:rFonts w:ascii="Times New Roman" w:hAnsi="Times New Roman" w:cs="Times New Roman"/>
        </w:rPr>
        <w:t xml:space="preserve"> water governance </w:t>
      </w:r>
      <w:r>
        <w:rPr>
          <w:rFonts w:ascii="Times New Roman" w:hAnsi="Times New Roman" w:cs="Times New Roman"/>
        </w:rPr>
        <w:t xml:space="preserve">thus </w:t>
      </w:r>
      <w:r w:rsidR="00FB5D06" w:rsidRPr="00FB5D06">
        <w:rPr>
          <w:rFonts w:ascii="Times New Roman" w:hAnsi="Times New Roman" w:cs="Times New Roman"/>
        </w:rPr>
        <w:t>tended to supply more resources for agriculture (</w:t>
      </w:r>
      <w:r>
        <w:rPr>
          <w:rFonts w:ascii="Times New Roman" w:hAnsi="Times New Roman" w:cs="Times New Roman"/>
        </w:rPr>
        <w:t xml:space="preserve">e.g., </w:t>
      </w:r>
      <w:r w:rsidR="00FB5D06" w:rsidRPr="00FB5D06">
        <w:rPr>
          <w:rFonts w:ascii="Times New Roman" w:hAnsi="Times New Roman" w:cs="Times New Roman"/>
        </w:rPr>
        <w:t xml:space="preserve">by construction of reservoirs and channels). Due to the limited effects </w:t>
      </w:r>
      <w:r>
        <w:rPr>
          <w:rFonts w:ascii="Times New Roman" w:hAnsi="Times New Roman" w:cs="Times New Roman"/>
        </w:rPr>
        <w:t>of</w:t>
      </w:r>
      <w:r w:rsidRPr="00FB5D06">
        <w:rPr>
          <w:rFonts w:ascii="Times New Roman" w:hAnsi="Times New Roman" w:cs="Times New Roman"/>
        </w:rPr>
        <w:t xml:space="preserve"> </w:t>
      </w:r>
      <w:r w:rsidR="00FB5D06" w:rsidRPr="00FB5D06">
        <w:rPr>
          <w:rFonts w:ascii="Times New Roman" w:hAnsi="Times New Roman" w:cs="Times New Roman"/>
        </w:rPr>
        <w:t xml:space="preserve">socio-economic </w:t>
      </w:r>
      <w:r>
        <w:rPr>
          <w:rFonts w:ascii="Times New Roman" w:hAnsi="Times New Roman" w:cs="Times New Roman"/>
        </w:rPr>
        <w:t>feedbacks on</w:t>
      </w:r>
      <w:r w:rsidR="00FB5D06" w:rsidRPr="00FB5D06">
        <w:rPr>
          <w:rFonts w:ascii="Times New Roman" w:hAnsi="Times New Roman" w:cs="Times New Roman"/>
        </w:rPr>
        <w:t xml:space="preserve"> this regime, water governance </w:t>
      </w:r>
      <w:r>
        <w:rPr>
          <w:rFonts w:ascii="Times New Roman" w:hAnsi="Times New Roman" w:cs="Times New Roman"/>
        </w:rPr>
        <w:t>had</w:t>
      </w:r>
      <w:r w:rsidRPr="00FB5D06">
        <w:rPr>
          <w:rFonts w:ascii="Times New Roman" w:hAnsi="Times New Roman" w:cs="Times New Roman"/>
        </w:rPr>
        <w:t xml:space="preserve"> </w:t>
      </w:r>
      <w:r w:rsidR="00FB5D06" w:rsidRPr="00FB5D06">
        <w:rPr>
          <w:rFonts w:ascii="Times New Roman" w:hAnsi="Times New Roman" w:cs="Times New Roman"/>
        </w:rPr>
        <w:t>few protective policies</w:t>
      </w:r>
      <w:r>
        <w:rPr>
          <w:rFonts w:ascii="Times New Roman" w:hAnsi="Times New Roman" w:cs="Times New Roman"/>
        </w:rPr>
        <w:t>,</w:t>
      </w:r>
      <w:r w:rsidR="00FB5D06" w:rsidRPr="00FB5D06">
        <w:rPr>
          <w:rFonts w:ascii="Times New Roman" w:hAnsi="Times New Roman" w:cs="Times New Roman"/>
        </w:rPr>
        <w:t xml:space="preserve"> </w:t>
      </w:r>
      <w:r>
        <w:rPr>
          <w:rFonts w:ascii="Times New Roman" w:hAnsi="Times New Roman" w:cs="Times New Roman"/>
        </w:rPr>
        <w:t>assumed an</w:t>
      </w:r>
      <w:r w:rsidRPr="00FB5D06">
        <w:rPr>
          <w:rFonts w:ascii="Times New Roman" w:hAnsi="Times New Roman" w:cs="Times New Roman"/>
        </w:rPr>
        <w:t xml:space="preserve"> </w:t>
      </w:r>
      <w:r w:rsidR="00FB5D06" w:rsidRPr="00FB5D06">
        <w:rPr>
          <w:rFonts w:ascii="Times New Roman" w:hAnsi="Times New Roman" w:cs="Times New Roman"/>
        </w:rPr>
        <w:t>unlimited water supply</w:t>
      </w:r>
      <w:r>
        <w:rPr>
          <w:rFonts w:ascii="Times New Roman" w:hAnsi="Times New Roman" w:cs="Times New Roman"/>
        </w:rPr>
        <w:t>,</w:t>
      </w:r>
      <w:r w:rsidR="00FB5D06" w:rsidRPr="00FB5D06">
        <w:rPr>
          <w:rFonts w:ascii="Times New Roman" w:hAnsi="Times New Roman" w:cs="Times New Roman"/>
        </w:rPr>
        <w:t xml:space="preserve"> </w:t>
      </w:r>
      <w:r>
        <w:rPr>
          <w:rFonts w:ascii="Times New Roman" w:hAnsi="Times New Roman" w:cs="Times New Roman"/>
        </w:rPr>
        <w:t>and took</w:t>
      </w:r>
      <w:r w:rsidR="00FB5D06" w:rsidRPr="00FB5D06">
        <w:rPr>
          <w:rFonts w:ascii="Times New Roman" w:hAnsi="Times New Roman" w:cs="Times New Roman"/>
        </w:rPr>
        <w:t xml:space="preserve"> little consideration of the </w:t>
      </w:r>
      <w:r>
        <w:rPr>
          <w:rFonts w:ascii="Times New Roman" w:hAnsi="Times New Roman" w:cs="Times New Roman"/>
        </w:rPr>
        <w:t xml:space="preserve">impacts of water use on </w:t>
      </w:r>
      <w:r w:rsidR="00FB5D06" w:rsidRPr="00FB5D06">
        <w:rPr>
          <w:rFonts w:ascii="Times New Roman" w:hAnsi="Times New Roman" w:cs="Times New Roman"/>
        </w:rPr>
        <w:t>social equity and</w:t>
      </w:r>
      <w:r>
        <w:rPr>
          <w:rFonts w:ascii="Times New Roman" w:hAnsi="Times New Roman" w:cs="Times New Roman"/>
        </w:rPr>
        <w:t xml:space="preserve"> the</w:t>
      </w:r>
      <w:r w:rsidR="00FB5D06" w:rsidRPr="00FB5D06">
        <w:rPr>
          <w:rFonts w:ascii="Times New Roman" w:hAnsi="Times New Roman" w:cs="Times New Roman"/>
        </w:rPr>
        <w:t xml:space="preserve"> environment (30). Since nearly 80% of surface water </w:t>
      </w:r>
      <w:r>
        <w:rPr>
          <w:rFonts w:ascii="Times New Roman" w:hAnsi="Times New Roman" w:cs="Times New Roman"/>
        </w:rPr>
        <w:t xml:space="preserve">was </w:t>
      </w:r>
      <w:r w:rsidR="00FB5D06" w:rsidRPr="00FB5D06">
        <w:rPr>
          <w:rFonts w:ascii="Times New Roman" w:hAnsi="Times New Roman" w:cs="Times New Roman"/>
        </w:rPr>
        <w:t>used (mainly for provisioning</w:t>
      </w:r>
      <w:r>
        <w:rPr>
          <w:rFonts w:ascii="Times New Roman" w:hAnsi="Times New Roman" w:cs="Times New Roman"/>
        </w:rPr>
        <w:t xml:space="preserve"> </w:t>
      </w:r>
      <w:r w:rsidR="00FB5D06" w:rsidRPr="00FB5D06">
        <w:rPr>
          <w:rFonts w:ascii="Times New Roman" w:hAnsi="Times New Roman" w:cs="Times New Roman"/>
        </w:rPr>
        <w:t>purpose</w:t>
      </w:r>
      <w:r>
        <w:rPr>
          <w:rFonts w:ascii="Times New Roman" w:hAnsi="Times New Roman" w:cs="Times New Roman"/>
        </w:rPr>
        <w:t>s</w:t>
      </w:r>
      <w:r w:rsidR="00FB5D06" w:rsidRPr="00FB5D06">
        <w:rPr>
          <w:rFonts w:ascii="Times New Roman" w:hAnsi="Times New Roman" w:cs="Times New Roman"/>
        </w:rPr>
        <w:t xml:space="preserve">), the Yellow River dried up </w:t>
      </w:r>
      <w:r>
        <w:rPr>
          <w:rFonts w:ascii="Times New Roman" w:hAnsi="Times New Roman" w:cs="Times New Roman"/>
        </w:rPr>
        <w:t>during</w:t>
      </w:r>
      <w:r w:rsidRPr="00FB5D06">
        <w:rPr>
          <w:rFonts w:ascii="Times New Roman" w:hAnsi="Times New Roman" w:cs="Times New Roman"/>
        </w:rPr>
        <w:t xml:space="preserve"> </w:t>
      </w:r>
      <w:r w:rsidR="00FB5D06" w:rsidRPr="00FB5D06">
        <w:rPr>
          <w:rFonts w:ascii="Times New Roman" w:hAnsi="Times New Roman" w:cs="Times New Roman"/>
        </w:rPr>
        <w:t>the second half of the regime (</w:t>
      </w:r>
      <w:r w:rsidR="00FB5D06" w:rsidRPr="00FB5D06">
        <w:rPr>
          <w:rFonts w:ascii="Times New Roman" w:hAnsi="Times New Roman" w:cs="Times New Roman"/>
          <w:i/>
        </w:rPr>
        <w:t>SI Appendix</w:t>
      </w:r>
      <w:r w:rsidR="00FB5D06" w:rsidRPr="00FB5D06">
        <w:rPr>
          <w:rFonts w:ascii="Times New Roman" w:hAnsi="Times New Roman" w:cs="Times New Roman"/>
        </w:rPr>
        <w:t xml:space="preserve"> Figure S7). Ecological issues</w:t>
      </w:r>
      <w:r>
        <w:rPr>
          <w:rFonts w:ascii="Times New Roman" w:hAnsi="Times New Roman" w:cs="Times New Roman"/>
        </w:rPr>
        <w:t>,</w:t>
      </w:r>
      <w:r w:rsidR="00FB5D06" w:rsidRPr="00FB5D06">
        <w:rPr>
          <w:rFonts w:ascii="Times New Roman" w:hAnsi="Times New Roman" w:cs="Times New Roman"/>
        </w:rPr>
        <w:t xml:space="preserve"> such as </w:t>
      </w:r>
      <w:r>
        <w:rPr>
          <w:rFonts w:ascii="Times New Roman" w:hAnsi="Times New Roman" w:cs="Times New Roman"/>
        </w:rPr>
        <w:t xml:space="preserve">wetland </w:t>
      </w:r>
      <w:r w:rsidR="00FB5D06" w:rsidRPr="00FB5D06">
        <w:rPr>
          <w:rFonts w:ascii="Times New Roman" w:hAnsi="Times New Roman" w:cs="Times New Roman"/>
        </w:rPr>
        <w:t>shrink</w:t>
      </w:r>
      <w:r>
        <w:rPr>
          <w:rFonts w:ascii="Times New Roman" w:hAnsi="Times New Roman" w:cs="Times New Roman"/>
        </w:rPr>
        <w:t>age and</w:t>
      </w:r>
      <w:r w:rsidR="00FB5D06" w:rsidRPr="00FB5D06">
        <w:rPr>
          <w:rFonts w:ascii="Times New Roman" w:hAnsi="Times New Roman" w:cs="Times New Roman"/>
        </w:rPr>
        <w:t xml:space="preserve"> declines </w:t>
      </w:r>
      <w:r>
        <w:rPr>
          <w:rFonts w:ascii="Times New Roman" w:hAnsi="Times New Roman" w:cs="Times New Roman"/>
        </w:rPr>
        <w:t>in</w:t>
      </w:r>
      <w:r w:rsidRPr="00FB5D06">
        <w:rPr>
          <w:rFonts w:ascii="Times New Roman" w:hAnsi="Times New Roman" w:cs="Times New Roman"/>
        </w:rPr>
        <w:t xml:space="preserve"> </w:t>
      </w:r>
      <w:r w:rsidR="00FB5D06" w:rsidRPr="00FB5D06">
        <w:rPr>
          <w:rFonts w:ascii="Times New Roman" w:hAnsi="Times New Roman" w:cs="Times New Roman"/>
        </w:rPr>
        <w:t>biodiversity</w:t>
      </w:r>
      <w:r>
        <w:rPr>
          <w:rFonts w:ascii="Times New Roman" w:hAnsi="Times New Roman" w:cs="Times New Roman"/>
        </w:rPr>
        <w:t>,</w:t>
      </w:r>
      <w:r w:rsidR="00FB5D06" w:rsidRPr="00FB5D06">
        <w:rPr>
          <w:rFonts w:ascii="Times New Roman" w:hAnsi="Times New Roman" w:cs="Times New Roman"/>
        </w:rPr>
        <w:t xml:space="preserve"> emerged as the drying up became more and more serious, leading a huge </w:t>
      </w:r>
      <w:r>
        <w:rPr>
          <w:rFonts w:ascii="Times New Roman" w:hAnsi="Times New Roman" w:cs="Times New Roman"/>
        </w:rPr>
        <w:t xml:space="preserve">social-ecological </w:t>
      </w:r>
      <w:r w:rsidR="00FB5D06" w:rsidRPr="00FB5D06">
        <w:rPr>
          <w:rFonts w:ascii="Times New Roman" w:hAnsi="Times New Roman" w:cs="Times New Roman"/>
        </w:rPr>
        <w:t xml:space="preserve">crisis </w:t>
      </w:r>
      <w:r>
        <w:rPr>
          <w:rFonts w:ascii="Times New Roman" w:hAnsi="Times New Roman" w:cs="Times New Roman"/>
        </w:rPr>
        <w:t>and a significant challenge to</w:t>
      </w:r>
      <w:r w:rsidR="00FB5D06" w:rsidRPr="00FB5D06">
        <w:rPr>
          <w:rFonts w:ascii="Times New Roman" w:hAnsi="Times New Roman" w:cs="Times New Roman"/>
        </w:rPr>
        <w:t xml:space="preserve"> </w:t>
      </w:r>
      <w:r>
        <w:rPr>
          <w:rFonts w:ascii="Times New Roman" w:hAnsi="Times New Roman" w:cs="Times New Roman"/>
        </w:rPr>
        <w:t xml:space="preserve">existing modes of </w:t>
      </w:r>
      <w:r w:rsidR="00FB5D06" w:rsidRPr="00FB5D06">
        <w:rPr>
          <w:rFonts w:ascii="Times New Roman" w:hAnsi="Times New Roman" w:cs="Times New Roman"/>
        </w:rPr>
        <w:t>water governance (29).</w:t>
      </w:r>
    </w:p>
    <w:p w14:paraId="2B186182" w14:textId="67B91E90" w:rsidR="00BE3742" w:rsidRPr="00FB5D06" w:rsidRDefault="00FB5D06" w:rsidP="006C0E33">
      <w:pPr>
        <w:pStyle w:val="a0"/>
        <w:jc w:val="both"/>
        <w:rPr>
          <w:rFonts w:ascii="Times New Roman" w:hAnsi="Times New Roman" w:cs="Times New Roman"/>
        </w:rPr>
      </w:pPr>
      <w:r w:rsidRPr="00752227">
        <w:rPr>
          <w:rFonts w:ascii="Times New Roman" w:hAnsi="Times New Roman" w:cs="Times New Roman"/>
        </w:rPr>
        <w:t>The</w:t>
      </w:r>
      <w:r w:rsidRPr="00FB5D06">
        <w:rPr>
          <w:rFonts w:ascii="Times New Roman" w:hAnsi="Times New Roman" w:cs="Times New Roman"/>
        </w:rPr>
        <w:t xml:space="preserve"> start of the purpose</w:t>
      </w:r>
      <w:r w:rsidR="00470025">
        <w:rPr>
          <w:rFonts w:ascii="Times New Roman" w:hAnsi="Times New Roman" w:cs="Times New Roman"/>
        </w:rPr>
        <w:t>-</w:t>
      </w:r>
      <w:r w:rsidRPr="00FB5D06">
        <w:rPr>
          <w:rFonts w:ascii="Times New Roman" w:hAnsi="Times New Roman" w:cs="Times New Roman"/>
        </w:rPr>
        <w:t>turned regime (1978) coincided with Chinese “reform and opening-up”</w:t>
      </w:r>
      <w:r w:rsidR="00752227">
        <w:rPr>
          <w:rFonts w:ascii="Times New Roman" w:hAnsi="Times New Roman" w:cs="Times New Roman"/>
        </w:rPr>
        <w:t>. This</w:t>
      </w:r>
      <w:r w:rsidRPr="00FB5D06">
        <w:rPr>
          <w:rFonts w:ascii="Times New Roman" w:hAnsi="Times New Roman" w:cs="Times New Roman"/>
        </w:rPr>
        <w:t xml:space="preserve"> huge social transformation led </w:t>
      </w:r>
      <w:r w:rsidR="00752227">
        <w:rPr>
          <w:rFonts w:ascii="Times New Roman" w:hAnsi="Times New Roman" w:cs="Times New Roman"/>
        </w:rPr>
        <w:t xml:space="preserve">to </w:t>
      </w:r>
      <w:r w:rsidRPr="00FB5D06">
        <w:rPr>
          <w:rFonts w:ascii="Times New Roman" w:hAnsi="Times New Roman" w:cs="Times New Roman"/>
        </w:rPr>
        <w:t xml:space="preserve">the </w:t>
      </w:r>
      <w:r w:rsidR="00752227" w:rsidRPr="00FB5D06">
        <w:rPr>
          <w:rFonts w:ascii="Times New Roman" w:hAnsi="Times New Roman" w:cs="Times New Roman"/>
        </w:rPr>
        <w:t>emerg</w:t>
      </w:r>
      <w:r w:rsidR="00752227">
        <w:rPr>
          <w:rFonts w:ascii="Times New Roman" w:hAnsi="Times New Roman" w:cs="Times New Roman"/>
        </w:rPr>
        <w:t>ence of</w:t>
      </w:r>
      <w:r w:rsidR="00752227" w:rsidRPr="00FB5D06">
        <w:rPr>
          <w:rFonts w:ascii="Times New Roman" w:hAnsi="Times New Roman" w:cs="Times New Roman"/>
        </w:rPr>
        <w:t xml:space="preserve"> </w:t>
      </w:r>
      <w:r w:rsidRPr="00FB5D06">
        <w:rPr>
          <w:rFonts w:ascii="Times New Roman" w:hAnsi="Times New Roman" w:cs="Times New Roman"/>
        </w:rPr>
        <w:t>industry and services</w:t>
      </w:r>
      <w:r w:rsidR="00752227">
        <w:rPr>
          <w:rFonts w:ascii="Times New Roman" w:hAnsi="Times New Roman" w:cs="Times New Roman"/>
        </w:rPr>
        <w:t>,</w:t>
      </w:r>
      <w:r w:rsidRPr="00FB5D06">
        <w:rPr>
          <w:rFonts w:ascii="Times New Roman" w:hAnsi="Times New Roman" w:cs="Times New Roman"/>
        </w:rPr>
        <w:t xml:space="preserve"> broke the dominance of agriculture</w:t>
      </w:r>
      <w:r w:rsidR="00752227">
        <w:rPr>
          <w:rFonts w:ascii="Times New Roman" w:hAnsi="Times New Roman" w:cs="Times New Roman"/>
        </w:rPr>
        <w:t>,</w:t>
      </w:r>
      <w:r w:rsidRPr="00FB5D06">
        <w:rPr>
          <w:rFonts w:ascii="Times New Roman" w:hAnsi="Times New Roman" w:cs="Times New Roman"/>
        </w:rPr>
        <w:t xml:space="preserve"> and </w:t>
      </w:r>
      <w:r w:rsidR="00752227">
        <w:rPr>
          <w:rFonts w:ascii="Times New Roman" w:hAnsi="Times New Roman" w:cs="Times New Roman"/>
        </w:rPr>
        <w:t xml:space="preserve">resulted in higher </w:t>
      </w:r>
      <w:r w:rsidR="00752227" w:rsidRPr="00FB5D06">
        <w:rPr>
          <w:rFonts w:ascii="Times New Roman" w:hAnsi="Times New Roman" w:cs="Times New Roman"/>
        </w:rPr>
        <w:t>compet</w:t>
      </w:r>
      <w:r w:rsidR="00752227">
        <w:rPr>
          <w:rFonts w:ascii="Times New Roman" w:hAnsi="Times New Roman" w:cs="Times New Roman"/>
        </w:rPr>
        <w:t>ition</w:t>
      </w:r>
      <w:r w:rsidR="00752227" w:rsidRPr="00FB5D06">
        <w:rPr>
          <w:rFonts w:ascii="Times New Roman" w:hAnsi="Times New Roman" w:cs="Times New Roman"/>
        </w:rPr>
        <w:t xml:space="preserve"> </w:t>
      </w:r>
      <w:r w:rsidRPr="00FB5D06">
        <w:rPr>
          <w:rFonts w:ascii="Times New Roman" w:hAnsi="Times New Roman" w:cs="Times New Roman"/>
        </w:rPr>
        <w:t>for water use (Figure </w:t>
      </w:r>
      <w:hyperlink w:anchor="fig:Causes">
        <w:r w:rsidR="00FC4F2A">
          <w:rPr>
            <w:rStyle w:val="ae"/>
            <w:rFonts w:ascii="Times New Roman" w:hAnsi="Times New Roman" w:cs="Times New Roman"/>
          </w:rPr>
          <w:t>4</w:t>
        </w:r>
      </w:hyperlink>
      <w:r w:rsidRPr="00FB5D06">
        <w:rPr>
          <w:rFonts w:ascii="Times New Roman" w:hAnsi="Times New Roman" w:cs="Times New Roman"/>
        </w:rPr>
        <w:t xml:space="preserve"> and </w:t>
      </w:r>
      <w:r w:rsidRPr="00FB5D06">
        <w:rPr>
          <w:rFonts w:ascii="Times New Roman" w:hAnsi="Times New Roman" w:cs="Times New Roman"/>
          <w:i/>
        </w:rPr>
        <w:t>SI Appendix</w:t>
      </w:r>
      <w:r w:rsidRPr="00FB5D06">
        <w:rPr>
          <w:rFonts w:ascii="Times New Roman" w:hAnsi="Times New Roman" w:cs="Times New Roman"/>
        </w:rPr>
        <w:t xml:space="preserve"> Fig. S8). </w:t>
      </w:r>
      <w:r w:rsidR="00752227">
        <w:rPr>
          <w:rFonts w:ascii="Times New Roman" w:hAnsi="Times New Roman" w:cs="Times New Roman"/>
        </w:rPr>
        <w:t>In the face of</w:t>
      </w:r>
      <w:r w:rsidR="00752227" w:rsidRPr="00FB5D06">
        <w:rPr>
          <w:rFonts w:ascii="Times New Roman" w:hAnsi="Times New Roman" w:cs="Times New Roman"/>
        </w:rPr>
        <w:t xml:space="preserve"> </w:t>
      </w:r>
      <w:r w:rsidR="00752227">
        <w:rPr>
          <w:rFonts w:ascii="Times New Roman" w:hAnsi="Times New Roman" w:cs="Times New Roman"/>
        </w:rPr>
        <w:t>ongoing</w:t>
      </w:r>
      <w:r w:rsidR="00752227" w:rsidRPr="00FB5D06">
        <w:rPr>
          <w:rFonts w:ascii="Times New Roman" w:hAnsi="Times New Roman" w:cs="Times New Roman"/>
        </w:rPr>
        <w:t xml:space="preserve"> </w:t>
      </w:r>
      <w:r w:rsidRPr="00FB5D06">
        <w:rPr>
          <w:rFonts w:ascii="Times New Roman" w:hAnsi="Times New Roman" w:cs="Times New Roman"/>
        </w:rPr>
        <w:t>environmental challenges and new economic challenges, the Yellow River Conservancy Commission (</w:t>
      </w:r>
      <w:r w:rsidRPr="00FB5D06">
        <w:rPr>
          <w:rFonts w:ascii="Times New Roman" w:hAnsi="Times New Roman" w:cs="Times New Roman"/>
          <w:i/>
        </w:rPr>
        <w:t>SI Appendix</w:t>
      </w:r>
      <w:r w:rsidRPr="00FB5D06">
        <w:rPr>
          <w:rFonts w:ascii="Times New Roman" w:hAnsi="Times New Roman" w:cs="Times New Roman"/>
        </w:rPr>
        <w:t xml:space="preserve"> Methods S1) </w:t>
      </w:r>
      <w:r w:rsidR="00752227" w:rsidRPr="00FB5D06">
        <w:rPr>
          <w:rFonts w:ascii="Times New Roman" w:hAnsi="Times New Roman" w:cs="Times New Roman"/>
        </w:rPr>
        <w:t>under</w:t>
      </w:r>
      <w:r w:rsidR="00752227">
        <w:rPr>
          <w:rFonts w:ascii="Times New Roman" w:hAnsi="Times New Roman" w:cs="Times New Roman"/>
        </w:rPr>
        <w:t>went</w:t>
      </w:r>
      <w:r w:rsidR="00752227" w:rsidRPr="00FB5D06">
        <w:rPr>
          <w:rFonts w:ascii="Times New Roman" w:hAnsi="Times New Roman" w:cs="Times New Roman"/>
        </w:rPr>
        <w:t xml:space="preserve"> </w:t>
      </w:r>
      <w:r w:rsidRPr="00FB5D06">
        <w:rPr>
          <w:rFonts w:ascii="Times New Roman" w:hAnsi="Times New Roman" w:cs="Times New Roman"/>
        </w:rPr>
        <w:t>a reorganization and received instructions from the Ministry of Water Resources (</w:t>
      </w:r>
      <w:r w:rsidR="00752227">
        <w:rPr>
          <w:rFonts w:ascii="Times New Roman" w:hAnsi="Times New Roman" w:cs="Times New Roman"/>
        </w:rPr>
        <w:t xml:space="preserve">then </w:t>
      </w:r>
      <w:r w:rsidRPr="00FB5D06">
        <w:rPr>
          <w:rFonts w:ascii="Times New Roman" w:hAnsi="Times New Roman" w:cs="Times New Roman"/>
        </w:rPr>
        <w:t xml:space="preserve">called </w:t>
      </w:r>
      <w:r w:rsidR="00752227">
        <w:rPr>
          <w:rFonts w:ascii="Times New Roman" w:hAnsi="Times New Roman" w:cs="Times New Roman"/>
        </w:rPr>
        <w:t xml:space="preserve">the </w:t>
      </w:r>
      <w:r w:rsidRPr="00FB5D06">
        <w:rPr>
          <w:rFonts w:ascii="Times New Roman" w:hAnsi="Times New Roman" w:cs="Times New Roman"/>
        </w:rPr>
        <w:t xml:space="preserve">Ministry of Water Resources and Electric Power) to resume and strengthen work </w:t>
      </w:r>
      <w:r w:rsidR="00752227">
        <w:rPr>
          <w:rFonts w:ascii="Times New Roman" w:hAnsi="Times New Roman" w:cs="Times New Roman"/>
        </w:rPr>
        <w:t>on</w:t>
      </w:r>
      <w:r w:rsidR="00752227" w:rsidRPr="00FB5D06">
        <w:rPr>
          <w:rFonts w:ascii="Times New Roman" w:hAnsi="Times New Roman" w:cs="Times New Roman"/>
        </w:rPr>
        <w:t xml:space="preserve"> </w:t>
      </w:r>
      <w:r w:rsidRPr="00FB5D06">
        <w:rPr>
          <w:rFonts w:ascii="Times New Roman" w:hAnsi="Times New Roman" w:cs="Times New Roman"/>
        </w:rPr>
        <w:t>hydrology and basin management in</w:t>
      </w:r>
      <w:r w:rsidR="00752227">
        <w:rPr>
          <w:rFonts w:ascii="Times New Roman" w:hAnsi="Times New Roman" w:cs="Times New Roman"/>
        </w:rPr>
        <w:t xml:space="preserve"> the</w:t>
      </w:r>
      <w:r w:rsidRPr="00FB5D06">
        <w:rPr>
          <w:rFonts w:ascii="Times New Roman" w:hAnsi="Times New Roman" w:cs="Times New Roman"/>
        </w:rPr>
        <w:t xml:space="preserve"> YRB (31). As</w:t>
      </w:r>
      <w:r w:rsidR="00752227">
        <w:rPr>
          <w:rFonts w:ascii="Times New Roman" w:hAnsi="Times New Roman" w:cs="Times New Roman"/>
        </w:rPr>
        <w:t xml:space="preserve"> a </w:t>
      </w:r>
      <w:r w:rsidRPr="00FB5D06">
        <w:rPr>
          <w:rFonts w:ascii="Times New Roman" w:hAnsi="Times New Roman" w:cs="Times New Roman"/>
        </w:rPr>
        <w:t>result,</w:t>
      </w:r>
      <w:r w:rsidR="00752227">
        <w:rPr>
          <w:rFonts w:ascii="Times New Roman" w:hAnsi="Times New Roman" w:cs="Times New Roman"/>
        </w:rPr>
        <w:t xml:space="preserve"> </w:t>
      </w:r>
      <w:r w:rsidRPr="00FB5D06">
        <w:rPr>
          <w:rFonts w:ascii="Times New Roman" w:hAnsi="Times New Roman" w:cs="Times New Roman"/>
        </w:rPr>
        <w:t xml:space="preserve">new policies and regulations </w:t>
      </w:r>
      <w:r w:rsidR="00752227" w:rsidRPr="00FB5D06">
        <w:rPr>
          <w:rFonts w:ascii="Times New Roman" w:hAnsi="Times New Roman" w:cs="Times New Roman"/>
        </w:rPr>
        <w:t>(</w:t>
      </w:r>
      <w:r w:rsidR="00752227">
        <w:rPr>
          <w:rFonts w:ascii="Times New Roman" w:hAnsi="Times New Roman" w:cs="Times New Roman"/>
        </w:rPr>
        <w:t>e.g.</w:t>
      </w:r>
      <w:r w:rsidR="00752227" w:rsidRPr="00FB5D06">
        <w:rPr>
          <w:rFonts w:ascii="Times New Roman" w:hAnsi="Times New Roman" w:cs="Times New Roman"/>
        </w:rPr>
        <w:t>, “the 87 Water Diversion Scheme”)</w:t>
      </w:r>
      <w:r w:rsidR="00752227">
        <w:rPr>
          <w:rFonts w:ascii="Times New Roman" w:hAnsi="Times New Roman" w:cs="Times New Roman"/>
        </w:rPr>
        <w:t xml:space="preserve"> were </w:t>
      </w:r>
      <w:r w:rsidR="00752227" w:rsidRPr="00FB5D06">
        <w:rPr>
          <w:rFonts w:ascii="Times New Roman" w:hAnsi="Times New Roman" w:cs="Times New Roman"/>
        </w:rPr>
        <w:t xml:space="preserve">introduced </w:t>
      </w:r>
      <w:r w:rsidR="00752227">
        <w:rPr>
          <w:rFonts w:ascii="Times New Roman" w:hAnsi="Times New Roman" w:cs="Times New Roman"/>
        </w:rPr>
        <w:t xml:space="preserve">in </w:t>
      </w:r>
      <w:r w:rsidR="00752227" w:rsidRPr="00FB5D06">
        <w:rPr>
          <w:rFonts w:ascii="Times New Roman" w:hAnsi="Times New Roman" w:cs="Times New Roman"/>
        </w:rPr>
        <w:t xml:space="preserve">the YRB </w:t>
      </w:r>
      <w:r w:rsidRPr="00FB5D06">
        <w:rPr>
          <w:rFonts w:ascii="Times New Roman" w:hAnsi="Times New Roman" w:cs="Times New Roman"/>
        </w:rPr>
        <w:t xml:space="preserve">ahead of the </w:t>
      </w:r>
      <w:r w:rsidR="00752227">
        <w:rPr>
          <w:rFonts w:ascii="Times New Roman" w:hAnsi="Times New Roman" w:cs="Times New Roman"/>
        </w:rPr>
        <w:t>rest of the</w:t>
      </w:r>
      <w:r w:rsidR="00752227" w:rsidRPr="00FB5D06">
        <w:rPr>
          <w:rFonts w:ascii="Times New Roman" w:hAnsi="Times New Roman" w:cs="Times New Roman"/>
        </w:rPr>
        <w:t xml:space="preserve"> </w:t>
      </w:r>
      <w:r w:rsidRPr="00FB5D06">
        <w:rPr>
          <w:rFonts w:ascii="Times New Roman" w:hAnsi="Times New Roman" w:cs="Times New Roman"/>
        </w:rPr>
        <w:t>country to allocate water and successfully stop the expansion of irrigated water consumption (32).</w:t>
      </w:r>
    </w:p>
    <w:p w14:paraId="61618BD8" w14:textId="7526E7B4" w:rsidR="00BE3742" w:rsidRPr="00FB5D06" w:rsidRDefault="00FB5D06" w:rsidP="006C0E33">
      <w:pPr>
        <w:pStyle w:val="a0"/>
        <w:jc w:val="both"/>
        <w:rPr>
          <w:rFonts w:ascii="Times New Roman" w:hAnsi="Times New Roman" w:cs="Times New Roman"/>
        </w:rPr>
      </w:pPr>
      <w:r w:rsidRPr="00FB5D06">
        <w:rPr>
          <w:rFonts w:ascii="Times New Roman" w:hAnsi="Times New Roman" w:cs="Times New Roman"/>
        </w:rPr>
        <w:t>The next shift</w:t>
      </w:r>
      <w:r w:rsidR="00752227">
        <w:rPr>
          <w:rFonts w:ascii="Times New Roman" w:hAnsi="Times New Roman" w:cs="Times New Roman"/>
        </w:rPr>
        <w:t>,</w:t>
      </w:r>
      <w:r w:rsidRPr="00FB5D06">
        <w:rPr>
          <w:rFonts w:ascii="Times New Roman" w:hAnsi="Times New Roman" w:cs="Times New Roman"/>
        </w:rPr>
        <w:t xml:space="preserve"> to</w:t>
      </w:r>
      <w:r w:rsidR="00752227">
        <w:rPr>
          <w:rFonts w:ascii="Times New Roman" w:hAnsi="Times New Roman" w:cs="Times New Roman"/>
        </w:rPr>
        <w:t xml:space="preserve"> the</w:t>
      </w:r>
      <w:r w:rsidRPr="00FB5D06">
        <w:rPr>
          <w:rFonts w:ascii="Times New Roman" w:hAnsi="Times New Roman" w:cs="Times New Roman"/>
        </w:rPr>
        <w:t xml:space="preserve"> all-sided governance regime</w:t>
      </w:r>
      <w:r w:rsidR="00752227">
        <w:rPr>
          <w:rFonts w:ascii="Times New Roman" w:hAnsi="Times New Roman" w:cs="Times New Roman"/>
        </w:rPr>
        <w:t>,</w:t>
      </w:r>
      <w:r w:rsidRPr="00FB5D06">
        <w:rPr>
          <w:rFonts w:ascii="Times New Roman" w:hAnsi="Times New Roman" w:cs="Times New Roman"/>
        </w:rPr>
        <w:t xml:space="preserve"> </w:t>
      </w:r>
      <w:r w:rsidR="00752227">
        <w:rPr>
          <w:rFonts w:ascii="Times New Roman" w:hAnsi="Times New Roman" w:cs="Times New Roman"/>
        </w:rPr>
        <w:t>did not occur</w:t>
      </w:r>
      <w:r w:rsidRPr="00FB5D06">
        <w:rPr>
          <w:rFonts w:ascii="Times New Roman" w:hAnsi="Times New Roman" w:cs="Times New Roman"/>
        </w:rPr>
        <w:t xml:space="preserve"> until a significant increase in water use efficiency </w:t>
      </w:r>
      <w:r w:rsidR="00752227">
        <w:rPr>
          <w:rFonts w:ascii="Times New Roman" w:hAnsi="Times New Roman" w:cs="Times New Roman"/>
        </w:rPr>
        <w:t>in</w:t>
      </w:r>
      <w:r w:rsidR="00752227" w:rsidRPr="00FB5D06">
        <w:rPr>
          <w:rFonts w:ascii="Times New Roman" w:hAnsi="Times New Roman" w:cs="Times New Roman"/>
        </w:rPr>
        <w:t xml:space="preserve"> </w:t>
      </w:r>
      <w:r w:rsidRPr="00FB5D06">
        <w:rPr>
          <w:rFonts w:ascii="Times New Roman" w:hAnsi="Times New Roman" w:cs="Times New Roman"/>
        </w:rPr>
        <w:t>about 1993 overc</w:t>
      </w:r>
      <w:r w:rsidR="00752227">
        <w:rPr>
          <w:rFonts w:ascii="Times New Roman" w:hAnsi="Times New Roman" w:cs="Times New Roman"/>
        </w:rPr>
        <w:t>ame some</w:t>
      </w:r>
      <w:r w:rsidRPr="00FB5D06">
        <w:rPr>
          <w:rFonts w:ascii="Times New Roman" w:hAnsi="Times New Roman" w:cs="Times New Roman"/>
        </w:rPr>
        <w:t xml:space="preserve"> resource limits (33). Since socio-economic trade-offs between </w:t>
      </w:r>
      <w:r w:rsidR="00752227">
        <w:rPr>
          <w:rFonts w:ascii="Times New Roman" w:hAnsi="Times New Roman" w:cs="Times New Roman"/>
        </w:rPr>
        <w:t xml:space="preserve">water-dependent </w:t>
      </w:r>
      <w:r w:rsidRPr="00FB5D06">
        <w:rPr>
          <w:rFonts w:ascii="Times New Roman" w:hAnsi="Times New Roman" w:cs="Times New Roman"/>
        </w:rPr>
        <w:t xml:space="preserve">regions and sectors played a more important role at this regime, water governance </w:t>
      </w:r>
      <w:r w:rsidR="00752227">
        <w:rPr>
          <w:rFonts w:ascii="Times New Roman" w:hAnsi="Times New Roman" w:cs="Times New Roman"/>
        </w:rPr>
        <w:t>had</w:t>
      </w:r>
      <w:r w:rsidR="00752227" w:rsidRPr="00FB5D06">
        <w:rPr>
          <w:rFonts w:ascii="Times New Roman" w:hAnsi="Times New Roman" w:cs="Times New Roman"/>
        </w:rPr>
        <w:t xml:space="preserve"> </w:t>
      </w:r>
      <w:r w:rsidRPr="00FB5D06">
        <w:rPr>
          <w:rFonts w:ascii="Times New Roman" w:hAnsi="Times New Roman" w:cs="Times New Roman"/>
        </w:rPr>
        <w:t xml:space="preserve">to </w:t>
      </w:r>
      <w:r w:rsidR="00752227">
        <w:rPr>
          <w:rFonts w:ascii="Times New Roman" w:hAnsi="Times New Roman" w:cs="Times New Roman"/>
        </w:rPr>
        <w:t>achieve</w:t>
      </w:r>
      <w:r w:rsidR="00752227" w:rsidRPr="00FB5D06">
        <w:rPr>
          <w:rFonts w:ascii="Times New Roman" w:hAnsi="Times New Roman" w:cs="Times New Roman"/>
        </w:rPr>
        <w:t xml:space="preserve"> </w:t>
      </w:r>
      <w:r w:rsidRPr="00FB5D06">
        <w:rPr>
          <w:rFonts w:ascii="Times New Roman" w:hAnsi="Times New Roman" w:cs="Times New Roman"/>
        </w:rPr>
        <w:t xml:space="preserve">efficient water </w:t>
      </w:r>
      <w:r w:rsidR="00752227" w:rsidRPr="00FB5D06">
        <w:rPr>
          <w:rFonts w:ascii="Times New Roman" w:hAnsi="Times New Roman" w:cs="Times New Roman"/>
        </w:rPr>
        <w:t>allocati</w:t>
      </w:r>
      <w:r w:rsidR="00752227">
        <w:rPr>
          <w:rFonts w:ascii="Times New Roman" w:hAnsi="Times New Roman" w:cs="Times New Roman"/>
        </w:rPr>
        <w:t>on</w:t>
      </w:r>
      <w:r w:rsidR="00752227" w:rsidRPr="00FB5D06">
        <w:rPr>
          <w:rFonts w:ascii="Times New Roman" w:hAnsi="Times New Roman" w:cs="Times New Roman"/>
        </w:rPr>
        <w:t xml:space="preserve"> </w:t>
      </w:r>
      <w:r w:rsidR="00752227">
        <w:rPr>
          <w:rFonts w:ascii="Times New Roman" w:hAnsi="Times New Roman" w:cs="Times New Roman"/>
        </w:rPr>
        <w:t>while</w:t>
      </w:r>
      <w:r w:rsidR="00752227" w:rsidRPr="00FB5D06">
        <w:rPr>
          <w:rFonts w:ascii="Times New Roman" w:hAnsi="Times New Roman" w:cs="Times New Roman"/>
        </w:rPr>
        <w:t xml:space="preserve"> </w:t>
      </w:r>
      <w:r w:rsidRPr="00FB5D06">
        <w:rPr>
          <w:rFonts w:ascii="Times New Roman" w:hAnsi="Times New Roman" w:cs="Times New Roman"/>
        </w:rPr>
        <w:t>balanc</w:t>
      </w:r>
      <w:r w:rsidR="00752227">
        <w:rPr>
          <w:rFonts w:ascii="Times New Roman" w:hAnsi="Times New Roman" w:cs="Times New Roman"/>
        </w:rPr>
        <w:t>ing</w:t>
      </w:r>
      <w:r w:rsidRPr="00FB5D06">
        <w:rPr>
          <w:rFonts w:ascii="Times New Roman" w:hAnsi="Times New Roman" w:cs="Times New Roman"/>
        </w:rPr>
        <w:t xml:space="preserve"> different purposes</w:t>
      </w:r>
      <w:r w:rsidR="00752227">
        <w:rPr>
          <w:rFonts w:ascii="Times New Roman" w:hAnsi="Times New Roman" w:cs="Times New Roman"/>
        </w:rPr>
        <w:t xml:space="preserve"> in the face of </w:t>
      </w:r>
      <w:r w:rsidRPr="00FB5D06">
        <w:rPr>
          <w:rFonts w:ascii="Times New Roman" w:hAnsi="Times New Roman" w:cs="Times New Roman"/>
        </w:rPr>
        <w:t xml:space="preserve">limited water supply (34). For example, the water rights conversion project </w:t>
      </w:r>
      <w:r w:rsidR="00752227">
        <w:rPr>
          <w:rFonts w:ascii="Times New Roman" w:hAnsi="Times New Roman" w:cs="Times New Roman"/>
        </w:rPr>
        <w:t xml:space="preserve">that has been </w:t>
      </w:r>
      <w:r w:rsidRPr="00FB5D06">
        <w:rPr>
          <w:rFonts w:ascii="Times New Roman" w:hAnsi="Times New Roman" w:cs="Times New Roman"/>
        </w:rPr>
        <w:t xml:space="preserve">popularized </w:t>
      </w:r>
      <w:r w:rsidR="00752227">
        <w:rPr>
          <w:rFonts w:ascii="Times New Roman" w:hAnsi="Times New Roman" w:cs="Times New Roman"/>
        </w:rPr>
        <w:t>during</w:t>
      </w:r>
      <w:r w:rsidR="00752227" w:rsidRPr="00FB5D06">
        <w:rPr>
          <w:rFonts w:ascii="Times New Roman" w:hAnsi="Times New Roman" w:cs="Times New Roman"/>
        </w:rPr>
        <w:t xml:space="preserve"> </w:t>
      </w:r>
      <w:r w:rsidRPr="00FB5D06">
        <w:rPr>
          <w:rFonts w:ascii="Times New Roman" w:hAnsi="Times New Roman" w:cs="Times New Roman"/>
        </w:rPr>
        <w:t xml:space="preserve">this regime may </w:t>
      </w:r>
      <w:r w:rsidR="00752227">
        <w:rPr>
          <w:rFonts w:ascii="Times New Roman" w:hAnsi="Times New Roman" w:cs="Times New Roman"/>
        </w:rPr>
        <w:t xml:space="preserve">even </w:t>
      </w:r>
      <w:r w:rsidRPr="00FB5D06">
        <w:rPr>
          <w:rFonts w:ascii="Times New Roman" w:hAnsi="Times New Roman" w:cs="Times New Roman"/>
        </w:rPr>
        <w:t>save regional agricultural water for industrial developments in other region</w:t>
      </w:r>
      <w:r w:rsidR="00752227">
        <w:rPr>
          <w:rFonts w:ascii="Times New Roman" w:hAnsi="Times New Roman" w:cs="Times New Roman"/>
        </w:rPr>
        <w:t>s; and</w:t>
      </w:r>
      <w:r w:rsidRPr="00FB5D06">
        <w:rPr>
          <w:rFonts w:ascii="Times New Roman" w:hAnsi="Times New Roman" w:cs="Times New Roman"/>
        </w:rPr>
        <w:t xml:space="preserve"> water transfer </w:t>
      </w:r>
      <w:r w:rsidR="00752227">
        <w:rPr>
          <w:rFonts w:ascii="Times New Roman" w:hAnsi="Times New Roman" w:cs="Times New Roman"/>
        </w:rPr>
        <w:t>ha</w:t>
      </w:r>
      <w:r w:rsidR="00752227" w:rsidRPr="00FB5D06">
        <w:rPr>
          <w:rFonts w:ascii="Times New Roman" w:hAnsi="Times New Roman" w:cs="Times New Roman"/>
        </w:rPr>
        <w:t xml:space="preserve">s </w:t>
      </w:r>
      <w:r w:rsidR="00752227">
        <w:rPr>
          <w:rFonts w:ascii="Times New Roman" w:hAnsi="Times New Roman" w:cs="Times New Roman"/>
        </w:rPr>
        <w:t xml:space="preserve">been </w:t>
      </w:r>
      <w:r w:rsidRPr="00FB5D06">
        <w:rPr>
          <w:rFonts w:ascii="Times New Roman" w:hAnsi="Times New Roman" w:cs="Times New Roman"/>
        </w:rPr>
        <w:t>another huge project to meet water demands within the YRB (35, 36). On the other hand, the old water policy (</w:t>
      </w:r>
      <w:r w:rsidR="00752227">
        <w:rPr>
          <w:rFonts w:ascii="Times New Roman" w:hAnsi="Times New Roman" w:cs="Times New Roman"/>
        </w:rPr>
        <w:t>e</w:t>
      </w:r>
      <w:r w:rsidRPr="00FB5D06">
        <w:rPr>
          <w:rFonts w:ascii="Times New Roman" w:hAnsi="Times New Roman" w:cs="Times New Roman"/>
        </w:rPr>
        <w:t>.g.</w:t>
      </w:r>
      <w:r w:rsidR="00752227">
        <w:rPr>
          <w:rFonts w:ascii="Times New Roman" w:hAnsi="Times New Roman" w:cs="Times New Roman"/>
        </w:rPr>
        <w:t>,</w:t>
      </w:r>
      <w:r w:rsidRPr="00FB5D06">
        <w:rPr>
          <w:rFonts w:ascii="Times New Roman" w:hAnsi="Times New Roman" w:cs="Times New Roman"/>
        </w:rPr>
        <w:t xml:space="preserve"> “The 87 Water Diversion Scheme”)</w:t>
      </w:r>
      <w:r w:rsidR="00752227">
        <w:rPr>
          <w:rFonts w:ascii="Times New Roman" w:hAnsi="Times New Roman" w:cs="Times New Roman"/>
        </w:rPr>
        <w:t>,</w:t>
      </w:r>
      <w:r w:rsidRPr="00FB5D06">
        <w:rPr>
          <w:rFonts w:ascii="Times New Roman" w:hAnsi="Times New Roman" w:cs="Times New Roman"/>
        </w:rPr>
        <w:t xml:space="preserve"> which once helped the YRB </w:t>
      </w:r>
      <w:r w:rsidR="00752227">
        <w:rPr>
          <w:rFonts w:ascii="Times New Roman" w:hAnsi="Times New Roman" w:cs="Times New Roman"/>
        </w:rPr>
        <w:t>resolve its</w:t>
      </w:r>
      <w:r w:rsidRPr="00FB5D06">
        <w:rPr>
          <w:rFonts w:ascii="Times New Roman" w:hAnsi="Times New Roman" w:cs="Times New Roman"/>
        </w:rPr>
        <w:t xml:space="preserve"> environmental crisis, </w:t>
      </w:r>
      <w:r w:rsidR="00752227">
        <w:rPr>
          <w:rFonts w:ascii="Times New Roman" w:hAnsi="Times New Roman" w:cs="Times New Roman"/>
        </w:rPr>
        <w:t xml:space="preserve">limited </w:t>
      </w:r>
      <w:r w:rsidRPr="00FB5D06">
        <w:rPr>
          <w:rFonts w:ascii="Times New Roman" w:hAnsi="Times New Roman" w:cs="Times New Roman"/>
        </w:rPr>
        <w:t xml:space="preserve">social equity and coordinated </w:t>
      </w:r>
      <w:r w:rsidRPr="00FB5D06">
        <w:rPr>
          <w:rFonts w:ascii="Times New Roman" w:hAnsi="Times New Roman" w:cs="Times New Roman"/>
        </w:rPr>
        <w:lastRenderedPageBreak/>
        <w:t xml:space="preserve">allocation under the new regime because of path dependence (32). </w:t>
      </w:r>
      <w:r w:rsidR="00752227">
        <w:rPr>
          <w:rFonts w:ascii="Times New Roman" w:hAnsi="Times New Roman" w:cs="Times New Roman"/>
        </w:rPr>
        <w:t>Many</w:t>
      </w:r>
      <w:r w:rsidRPr="00FB5D06">
        <w:rPr>
          <w:rFonts w:ascii="Times New Roman" w:hAnsi="Times New Roman" w:cs="Times New Roman"/>
        </w:rPr>
        <w:t xml:space="preserve"> national-level water policies were proposed or adjusted under this regime, as the absence of such policies and social injustice </w:t>
      </w:r>
      <w:r w:rsidR="00752227">
        <w:rPr>
          <w:rFonts w:ascii="Times New Roman" w:hAnsi="Times New Roman" w:cs="Times New Roman"/>
        </w:rPr>
        <w:t>in</w:t>
      </w:r>
      <w:r w:rsidR="00752227" w:rsidRPr="00FB5D06">
        <w:rPr>
          <w:rFonts w:ascii="Times New Roman" w:hAnsi="Times New Roman" w:cs="Times New Roman"/>
        </w:rPr>
        <w:t xml:space="preserve"> </w:t>
      </w:r>
      <w:r w:rsidRPr="00FB5D06">
        <w:rPr>
          <w:rFonts w:ascii="Times New Roman" w:hAnsi="Times New Roman" w:cs="Times New Roman"/>
        </w:rPr>
        <w:t>water use bec</w:t>
      </w:r>
      <w:r w:rsidR="00752227">
        <w:rPr>
          <w:rFonts w:ascii="Times New Roman" w:hAnsi="Times New Roman" w:cs="Times New Roman"/>
        </w:rPr>
        <w:t>ame</w:t>
      </w:r>
      <w:r w:rsidRPr="00FB5D06">
        <w:rPr>
          <w:rFonts w:ascii="Times New Roman" w:hAnsi="Times New Roman" w:cs="Times New Roman"/>
        </w:rPr>
        <w:t xml:space="preserve"> new structural challenges for governance (37).</w:t>
      </w:r>
    </w:p>
    <w:p w14:paraId="10A53A70" w14:textId="58D2EEE5" w:rsidR="0003527C" w:rsidRDefault="00FB5D06" w:rsidP="006C0E33">
      <w:pPr>
        <w:pStyle w:val="a0"/>
        <w:jc w:val="both"/>
        <w:rPr>
          <w:ins w:id="101" w:author="Cumming, Graeme" w:date="2021-02-02T16:39:00Z"/>
          <w:rFonts w:ascii="Times New Roman" w:hAnsi="Times New Roman" w:cs="Times New Roman"/>
        </w:rPr>
      </w:pPr>
      <w:r w:rsidRPr="00FB5D06">
        <w:rPr>
          <w:rFonts w:ascii="Times New Roman" w:hAnsi="Times New Roman" w:cs="Times New Roman"/>
        </w:rPr>
        <w:t xml:space="preserve">In general, shifts </w:t>
      </w:r>
      <w:r w:rsidR="00752227">
        <w:rPr>
          <w:rFonts w:ascii="Times New Roman" w:hAnsi="Times New Roman" w:cs="Times New Roman"/>
        </w:rPr>
        <w:t>between</w:t>
      </w:r>
      <w:r w:rsidR="00752227" w:rsidRPr="00FB5D06">
        <w:rPr>
          <w:rFonts w:ascii="Times New Roman" w:hAnsi="Times New Roman" w:cs="Times New Roman"/>
        </w:rPr>
        <w:t xml:space="preserve"> </w:t>
      </w:r>
      <w:r w:rsidRPr="00FB5D06">
        <w:rPr>
          <w:rFonts w:ascii="Times New Roman" w:hAnsi="Times New Roman" w:cs="Times New Roman"/>
        </w:rPr>
        <w:t xml:space="preserve">the three governance regimes occurred sequentially </w:t>
      </w:r>
      <w:r w:rsidR="00752227">
        <w:rPr>
          <w:rFonts w:ascii="Times New Roman" w:hAnsi="Times New Roman" w:cs="Times New Roman"/>
        </w:rPr>
        <w:t>during</w:t>
      </w:r>
      <w:r w:rsidRPr="00FB5D06">
        <w:rPr>
          <w:rFonts w:ascii="Times New Roman" w:hAnsi="Times New Roman" w:cs="Times New Roman"/>
        </w:rPr>
        <w:t xml:space="preserve"> a transformation towards the </w:t>
      </w:r>
      <w:proofErr w:type="spellStart"/>
      <w:r w:rsidRPr="00FB5D06">
        <w:rPr>
          <w:rFonts w:ascii="Times New Roman" w:hAnsi="Times New Roman" w:cs="Times New Roman"/>
        </w:rPr>
        <w:t>hydrosocial</w:t>
      </w:r>
      <w:proofErr w:type="spellEnd"/>
      <w:r w:rsidRPr="00FB5D06">
        <w:rPr>
          <w:rFonts w:ascii="Times New Roman" w:hAnsi="Times New Roman" w:cs="Times New Roman"/>
        </w:rPr>
        <w:t xml:space="preserve"> cycle. </w:t>
      </w:r>
      <w:r w:rsidR="00752227">
        <w:rPr>
          <w:rFonts w:ascii="Times New Roman" w:hAnsi="Times New Roman" w:cs="Times New Roman"/>
        </w:rPr>
        <w:t>T</w:t>
      </w:r>
      <w:r w:rsidRPr="00FB5D06">
        <w:rPr>
          <w:rFonts w:ascii="Times New Roman" w:hAnsi="Times New Roman" w:cs="Times New Roman"/>
        </w:rPr>
        <w:t>ransition</w:t>
      </w:r>
      <w:r w:rsidR="00752227">
        <w:rPr>
          <w:rFonts w:ascii="Times New Roman" w:hAnsi="Times New Roman" w:cs="Times New Roman"/>
        </w:rPr>
        <w:t xml:space="preserve"> from </w:t>
      </w:r>
      <w:r w:rsidR="000F5F04">
        <w:rPr>
          <w:rFonts w:ascii="Times New Roman" w:hAnsi="Times New Roman" w:cs="Times New Roman"/>
        </w:rPr>
        <w:t>biophysical control to social and political control of ecosystem dynamics</w:t>
      </w:r>
      <w:r w:rsidRPr="00FB5D06">
        <w:rPr>
          <w:rFonts w:ascii="Times New Roman" w:hAnsi="Times New Roman" w:cs="Times New Roman"/>
        </w:rPr>
        <w:t xml:space="preserve"> may be</w:t>
      </w:r>
      <w:r w:rsidR="000F5F04">
        <w:rPr>
          <w:rFonts w:ascii="Times New Roman" w:hAnsi="Times New Roman" w:cs="Times New Roman"/>
        </w:rPr>
        <w:t>come increasingly</w:t>
      </w:r>
      <w:r w:rsidRPr="00FB5D06">
        <w:rPr>
          <w:rFonts w:ascii="Times New Roman" w:hAnsi="Times New Roman" w:cs="Times New Roman"/>
        </w:rPr>
        <w:t xml:space="preserve"> widespread in soci</w:t>
      </w:r>
      <w:r w:rsidR="00752227">
        <w:rPr>
          <w:rFonts w:ascii="Times New Roman" w:hAnsi="Times New Roman" w:cs="Times New Roman"/>
        </w:rPr>
        <w:t>al</w:t>
      </w:r>
      <w:r w:rsidRPr="00FB5D06">
        <w:rPr>
          <w:rFonts w:ascii="Times New Roman" w:hAnsi="Times New Roman" w:cs="Times New Roman"/>
        </w:rPr>
        <w:t>-ecological systems</w:t>
      </w:r>
      <w:r w:rsidR="000F5F04">
        <w:rPr>
          <w:rFonts w:ascii="Times New Roman" w:hAnsi="Times New Roman" w:cs="Times New Roman"/>
        </w:rPr>
        <w:t xml:space="preserve"> </w:t>
      </w:r>
      <w:r w:rsidRPr="00FB5D06">
        <w:rPr>
          <w:rFonts w:ascii="Times New Roman" w:hAnsi="Times New Roman" w:cs="Times New Roman"/>
        </w:rPr>
        <w:t xml:space="preserve">as </w:t>
      </w:r>
      <w:bookmarkStart w:id="102" w:name="OLE_LINK95"/>
      <w:bookmarkStart w:id="103" w:name="OLE_LINK96"/>
      <w:r w:rsidRPr="00FB5D06">
        <w:rPr>
          <w:rFonts w:ascii="Times New Roman" w:hAnsi="Times New Roman" w:cs="Times New Roman"/>
        </w:rPr>
        <w:t xml:space="preserve">increasing anthropogenic impacts gradually change the world </w:t>
      </w:r>
      <w:bookmarkEnd w:id="102"/>
      <w:bookmarkEnd w:id="103"/>
      <w:r w:rsidRPr="00FB5D06">
        <w:rPr>
          <w:rFonts w:ascii="Times New Roman" w:hAnsi="Times New Roman" w:cs="Times New Roman"/>
        </w:rPr>
        <w:t>(38–40).</w:t>
      </w:r>
      <w:r w:rsidR="000F5F04">
        <w:rPr>
          <w:rFonts w:ascii="Times New Roman" w:hAnsi="Times New Roman" w:cs="Times New Roman"/>
        </w:rPr>
        <w:t xml:space="preserve"> </w:t>
      </w:r>
      <w:bookmarkStart w:id="104" w:name="OLE_LINK97"/>
      <w:bookmarkStart w:id="105" w:name="OLE_LINK98"/>
      <w:r w:rsidR="000F5F04">
        <w:rPr>
          <w:rFonts w:ascii="Times New Roman" w:hAnsi="Times New Roman" w:cs="Times New Roman"/>
        </w:rPr>
        <w:t>Some of the implications of this kind of change, when accompanied by engineering solutions, have been explored in the Millennium Assessment’s ‘</w:t>
      </w:r>
      <w:proofErr w:type="spellStart"/>
      <w:r w:rsidR="000F5F04">
        <w:rPr>
          <w:rFonts w:ascii="Times New Roman" w:hAnsi="Times New Roman" w:cs="Times New Roman"/>
        </w:rPr>
        <w:t>Technogarden</w:t>
      </w:r>
      <w:proofErr w:type="spellEnd"/>
      <w:r w:rsidR="000F5F04">
        <w:rPr>
          <w:rFonts w:ascii="Times New Roman" w:hAnsi="Times New Roman" w:cs="Times New Roman"/>
        </w:rPr>
        <w:t>’ scenario</w:t>
      </w:r>
      <w:bookmarkEnd w:id="104"/>
      <w:bookmarkEnd w:id="105"/>
      <w:r w:rsidR="000F5F04">
        <w:rPr>
          <w:rFonts w:ascii="Times New Roman" w:hAnsi="Times New Roman" w:cs="Times New Roman"/>
        </w:rPr>
        <w:t xml:space="preserve"> </w:t>
      </w:r>
      <w:r w:rsidR="000F5F04" w:rsidRPr="0031393A">
        <w:rPr>
          <w:rFonts w:ascii="Times New Roman" w:hAnsi="Times New Roman" w:cs="Times New Roman"/>
          <w:highlight w:val="yellow"/>
        </w:rPr>
        <w:t>(MA Refs)</w:t>
      </w:r>
      <w:r w:rsidR="000F5F04">
        <w:rPr>
          <w:rFonts w:ascii="Times New Roman" w:hAnsi="Times New Roman" w:cs="Times New Roman"/>
        </w:rPr>
        <w:t>.</w:t>
      </w:r>
      <w:r w:rsidRPr="00FB5D06">
        <w:rPr>
          <w:rFonts w:ascii="Times New Roman" w:hAnsi="Times New Roman" w:cs="Times New Roman"/>
        </w:rPr>
        <w:t xml:space="preserve"> </w:t>
      </w:r>
      <w:r w:rsidR="000F5F04">
        <w:rPr>
          <w:rFonts w:ascii="Times New Roman" w:hAnsi="Times New Roman" w:cs="Times New Roman"/>
        </w:rPr>
        <w:t>T</w:t>
      </w:r>
      <w:r w:rsidR="00251157">
        <w:rPr>
          <w:rFonts w:ascii="Times New Roman" w:hAnsi="Times New Roman" w:cs="Times New Roman"/>
        </w:rPr>
        <w:t xml:space="preserve">he transition regimes </w:t>
      </w:r>
      <w:r w:rsidR="000F5F04">
        <w:rPr>
          <w:rFonts w:ascii="Times New Roman" w:hAnsi="Times New Roman" w:cs="Times New Roman"/>
        </w:rPr>
        <w:t xml:space="preserve">identified here </w:t>
      </w:r>
      <w:r w:rsidR="00251157">
        <w:rPr>
          <w:rFonts w:ascii="Times New Roman" w:hAnsi="Times New Roman" w:cs="Times New Roman"/>
        </w:rPr>
        <w:t>echo</w:t>
      </w:r>
      <w:r w:rsidRPr="00FB5D06">
        <w:rPr>
          <w:rFonts w:ascii="Times New Roman" w:hAnsi="Times New Roman" w:cs="Times New Roman"/>
        </w:rPr>
        <w:t xml:space="preserve"> the two kinds of major water governance challenges globally (resource challenges and structural challenges, Figure</w:t>
      </w:r>
      <w:r w:rsidR="00251157">
        <w:rPr>
          <w:rFonts w:ascii="Times New Roman" w:hAnsi="Times New Roman" w:cs="Times New Roman"/>
        </w:rPr>
        <w:t xml:space="preserve"> </w:t>
      </w:r>
      <w:r w:rsidR="00251157">
        <w:t>5</w:t>
      </w:r>
      <w:r w:rsidRPr="00FB5D06">
        <w:rPr>
          <w:rFonts w:ascii="Times New Roman" w:hAnsi="Times New Roman" w:cs="Times New Roman"/>
        </w:rPr>
        <w:t xml:space="preserve"> and </w:t>
      </w:r>
      <w:r w:rsidRPr="00FB5D06">
        <w:rPr>
          <w:rFonts w:ascii="Times New Roman" w:hAnsi="Times New Roman" w:cs="Times New Roman"/>
          <w:i/>
        </w:rPr>
        <w:t>SI Appendix</w:t>
      </w:r>
      <w:r w:rsidRPr="00FB5D06">
        <w:rPr>
          <w:rFonts w:ascii="Times New Roman" w:hAnsi="Times New Roman" w:cs="Times New Roman"/>
        </w:rPr>
        <w:t xml:space="preserve"> Fig. S9) (41, 42). Resource challenges</w:t>
      </w:r>
      <w:r w:rsidR="000F5F04">
        <w:rPr>
          <w:rFonts w:ascii="Times New Roman" w:hAnsi="Times New Roman" w:cs="Times New Roman"/>
        </w:rPr>
        <w:t>,</w:t>
      </w:r>
      <w:r w:rsidRPr="00FB5D06">
        <w:rPr>
          <w:rFonts w:ascii="Times New Roman" w:hAnsi="Times New Roman" w:cs="Times New Roman"/>
        </w:rPr>
        <w:t xml:space="preserve"> represented as water shortage and water supplying difficulties, are mainly faced by undeveloped and developing basins and </w:t>
      </w:r>
      <w:r w:rsidR="000F5F04">
        <w:rPr>
          <w:rFonts w:ascii="Times New Roman" w:hAnsi="Times New Roman" w:cs="Times New Roman"/>
        </w:rPr>
        <w:t xml:space="preserve">are </w:t>
      </w:r>
      <w:r w:rsidRPr="00FB5D06">
        <w:rPr>
          <w:rFonts w:ascii="Times New Roman" w:hAnsi="Times New Roman" w:cs="Times New Roman"/>
        </w:rPr>
        <w:t xml:space="preserve">highly related to economic and environmental change (20, 43, 44). </w:t>
      </w:r>
      <w:r w:rsidR="000F5F04">
        <w:rPr>
          <w:rFonts w:ascii="Times New Roman" w:hAnsi="Times New Roman" w:cs="Times New Roman"/>
        </w:rPr>
        <w:t>Alternatively</w:t>
      </w:r>
      <w:r w:rsidRPr="00FB5D06">
        <w:rPr>
          <w:rFonts w:ascii="Times New Roman" w:hAnsi="Times New Roman" w:cs="Times New Roman"/>
        </w:rPr>
        <w:t xml:space="preserve">, highly-controlled and developed basins (especially for transboundary rivers) </w:t>
      </w:r>
      <w:r w:rsidR="000F5F04">
        <w:rPr>
          <w:rFonts w:ascii="Times New Roman" w:hAnsi="Times New Roman" w:cs="Times New Roman"/>
        </w:rPr>
        <w:t>must</w:t>
      </w:r>
      <w:r w:rsidR="000F5F04" w:rsidRPr="00FB5D06">
        <w:rPr>
          <w:rFonts w:ascii="Times New Roman" w:hAnsi="Times New Roman" w:cs="Times New Roman"/>
        </w:rPr>
        <w:t xml:space="preserve"> </w:t>
      </w:r>
      <w:r w:rsidRPr="00FB5D06">
        <w:rPr>
          <w:rFonts w:ascii="Times New Roman" w:hAnsi="Times New Roman" w:cs="Times New Roman"/>
        </w:rPr>
        <w:t xml:space="preserve">mainly </w:t>
      </w:r>
      <w:r w:rsidR="000F5F04">
        <w:rPr>
          <w:rFonts w:ascii="Times New Roman" w:hAnsi="Times New Roman" w:cs="Times New Roman"/>
        </w:rPr>
        <w:t>resolve</w:t>
      </w:r>
      <w:r w:rsidR="000F5F04" w:rsidRPr="00FB5D06">
        <w:rPr>
          <w:rFonts w:ascii="Times New Roman" w:hAnsi="Times New Roman" w:cs="Times New Roman"/>
        </w:rPr>
        <w:t xml:space="preserve"> </w:t>
      </w:r>
      <w:r w:rsidRPr="00FB5D06">
        <w:rPr>
          <w:rFonts w:ascii="Times New Roman" w:hAnsi="Times New Roman" w:cs="Times New Roman"/>
        </w:rPr>
        <w:t>structural challenges</w:t>
      </w:r>
      <w:r w:rsidR="000F5F04">
        <w:rPr>
          <w:rFonts w:ascii="Times New Roman" w:hAnsi="Times New Roman" w:cs="Times New Roman"/>
        </w:rPr>
        <w:t>,</w:t>
      </w:r>
      <w:r w:rsidRPr="00FB5D06">
        <w:rPr>
          <w:rFonts w:ascii="Times New Roman" w:hAnsi="Times New Roman" w:cs="Times New Roman"/>
        </w:rPr>
        <w:t xml:space="preserve"> such as water disputes or lack of equity, and </w:t>
      </w:r>
      <w:r w:rsidR="000F5F04">
        <w:rPr>
          <w:rFonts w:ascii="Times New Roman" w:hAnsi="Times New Roman" w:cs="Times New Roman"/>
        </w:rPr>
        <w:t xml:space="preserve">may be </w:t>
      </w:r>
      <w:r w:rsidRPr="00FB5D06">
        <w:rPr>
          <w:rFonts w:ascii="Times New Roman" w:hAnsi="Times New Roman" w:cs="Times New Roman"/>
        </w:rPr>
        <w:t xml:space="preserve">in urgent need of </w:t>
      </w:r>
      <w:r w:rsidR="000F5F04">
        <w:rPr>
          <w:rFonts w:ascii="Times New Roman" w:hAnsi="Times New Roman" w:cs="Times New Roman"/>
        </w:rPr>
        <w:t xml:space="preserve">novel </w:t>
      </w:r>
      <w:r w:rsidRPr="00FB5D06">
        <w:rPr>
          <w:rFonts w:ascii="Times New Roman" w:hAnsi="Times New Roman" w:cs="Times New Roman"/>
        </w:rPr>
        <w:t>flexible</w:t>
      </w:r>
      <w:r w:rsidR="000F5F04">
        <w:rPr>
          <w:rFonts w:ascii="Times New Roman" w:hAnsi="Times New Roman" w:cs="Times New Roman"/>
        </w:rPr>
        <w:t>,</w:t>
      </w:r>
      <w:r w:rsidRPr="00FB5D06">
        <w:rPr>
          <w:rFonts w:ascii="Times New Roman" w:hAnsi="Times New Roman" w:cs="Times New Roman"/>
        </w:rPr>
        <w:t xml:space="preserve"> efficient </w:t>
      </w:r>
      <w:r w:rsidR="000F5F04">
        <w:rPr>
          <w:rFonts w:ascii="Times New Roman" w:hAnsi="Times New Roman" w:cs="Times New Roman"/>
        </w:rPr>
        <w:t xml:space="preserve">sociopolitical </w:t>
      </w:r>
      <w:r w:rsidRPr="00FB5D06">
        <w:rPr>
          <w:rFonts w:ascii="Times New Roman" w:hAnsi="Times New Roman" w:cs="Times New Roman"/>
        </w:rPr>
        <w:t>governance structure</w:t>
      </w:r>
      <w:r w:rsidR="000F5F04">
        <w:rPr>
          <w:rFonts w:ascii="Times New Roman" w:hAnsi="Times New Roman" w:cs="Times New Roman"/>
        </w:rPr>
        <w:t>s</w:t>
      </w:r>
      <w:r w:rsidRPr="00FB5D06">
        <w:rPr>
          <w:rFonts w:ascii="Times New Roman" w:hAnsi="Times New Roman" w:cs="Times New Roman"/>
        </w:rPr>
        <w:t xml:space="preserve"> (21, 45, 46). It is </w:t>
      </w:r>
      <w:r w:rsidR="000F5F04">
        <w:rPr>
          <w:rFonts w:ascii="Times New Roman" w:hAnsi="Times New Roman" w:cs="Times New Roman"/>
        </w:rPr>
        <w:t>typical</w:t>
      </w:r>
      <w:r w:rsidRPr="00FB5D06">
        <w:rPr>
          <w:rFonts w:ascii="Times New Roman" w:hAnsi="Times New Roman" w:cs="Times New Roman"/>
        </w:rPr>
        <w:t xml:space="preserve"> that resource challenges and structural challenges have occurred </w:t>
      </w:r>
      <w:r w:rsidR="000F5F04">
        <w:rPr>
          <w:rFonts w:ascii="Times New Roman" w:hAnsi="Times New Roman" w:cs="Times New Roman"/>
        </w:rPr>
        <w:t>sequentially</w:t>
      </w:r>
      <w:r w:rsidR="000F5F04" w:rsidRPr="00FB5D06">
        <w:rPr>
          <w:rFonts w:ascii="Times New Roman" w:hAnsi="Times New Roman" w:cs="Times New Roman"/>
        </w:rPr>
        <w:t xml:space="preserve"> </w:t>
      </w:r>
      <w:r w:rsidR="000F5F04">
        <w:rPr>
          <w:rFonts w:ascii="Times New Roman" w:hAnsi="Times New Roman" w:cs="Times New Roman"/>
        </w:rPr>
        <w:t>during</w:t>
      </w:r>
      <w:r w:rsidR="000F5F04" w:rsidRPr="00FB5D06">
        <w:rPr>
          <w:rFonts w:ascii="Times New Roman" w:hAnsi="Times New Roman" w:cs="Times New Roman"/>
        </w:rPr>
        <w:t xml:space="preserve"> </w:t>
      </w:r>
      <w:r w:rsidRPr="00FB5D06">
        <w:rPr>
          <w:rFonts w:ascii="Times New Roman" w:hAnsi="Times New Roman" w:cs="Times New Roman"/>
        </w:rPr>
        <w:t xml:space="preserve">the transition of water governance within the YRB. </w:t>
      </w:r>
      <w:r w:rsidR="000F5F04">
        <w:rPr>
          <w:rFonts w:ascii="Times New Roman" w:hAnsi="Times New Roman" w:cs="Times New Roman"/>
        </w:rPr>
        <w:t>O</w:t>
      </w:r>
      <w:r w:rsidRPr="00FB5D06">
        <w:rPr>
          <w:rFonts w:ascii="Times New Roman" w:hAnsi="Times New Roman" w:cs="Times New Roman"/>
        </w:rPr>
        <w:t xml:space="preserve">ur analysis </w:t>
      </w:r>
      <w:r w:rsidR="000F5F04">
        <w:rPr>
          <w:rFonts w:ascii="Times New Roman" w:hAnsi="Times New Roman" w:cs="Times New Roman"/>
        </w:rPr>
        <w:t xml:space="preserve">thus </w:t>
      </w:r>
      <w:r w:rsidRPr="00FB5D06">
        <w:rPr>
          <w:rFonts w:ascii="Times New Roman" w:hAnsi="Times New Roman" w:cs="Times New Roman"/>
        </w:rPr>
        <w:t xml:space="preserve">suggests that the </w:t>
      </w:r>
      <w:r w:rsidR="000F5F04">
        <w:rPr>
          <w:rFonts w:ascii="Times New Roman" w:hAnsi="Times New Roman" w:cs="Times New Roman"/>
        </w:rPr>
        <w:t xml:space="preserve">initial </w:t>
      </w:r>
      <w:r w:rsidR="000F5F04" w:rsidRPr="00FB5D06">
        <w:rPr>
          <w:rFonts w:ascii="Times New Roman" w:hAnsi="Times New Roman" w:cs="Times New Roman"/>
        </w:rPr>
        <w:t xml:space="preserve">phase </w:t>
      </w:r>
      <w:r w:rsidRPr="00FB5D06">
        <w:rPr>
          <w:rFonts w:ascii="Times New Roman" w:hAnsi="Times New Roman" w:cs="Times New Roman"/>
        </w:rPr>
        <w:t xml:space="preserve">of transition often leads </w:t>
      </w:r>
      <w:r w:rsidR="000F5F04">
        <w:rPr>
          <w:rFonts w:ascii="Times New Roman" w:hAnsi="Times New Roman" w:cs="Times New Roman"/>
        </w:rPr>
        <w:t xml:space="preserve">to </w:t>
      </w:r>
      <w:r w:rsidRPr="00FB5D06">
        <w:rPr>
          <w:rFonts w:ascii="Times New Roman" w:hAnsi="Times New Roman" w:cs="Times New Roman"/>
        </w:rPr>
        <w:t>resource</w:t>
      </w:r>
      <w:r w:rsidR="000F5F04">
        <w:rPr>
          <w:rFonts w:ascii="Times New Roman" w:hAnsi="Times New Roman" w:cs="Times New Roman"/>
        </w:rPr>
        <w:t>-focused</w:t>
      </w:r>
      <w:r w:rsidRPr="00FB5D06">
        <w:rPr>
          <w:rFonts w:ascii="Times New Roman" w:hAnsi="Times New Roman" w:cs="Times New Roman"/>
        </w:rPr>
        <w:t xml:space="preserve"> challenges </w:t>
      </w:r>
      <w:r w:rsidR="000F5F04">
        <w:rPr>
          <w:rFonts w:ascii="Times New Roman" w:hAnsi="Times New Roman" w:cs="Times New Roman"/>
        </w:rPr>
        <w:t>that result from</w:t>
      </w:r>
      <w:r w:rsidR="000F5F04" w:rsidRPr="00FB5D06">
        <w:rPr>
          <w:rFonts w:ascii="Times New Roman" w:hAnsi="Times New Roman" w:cs="Times New Roman"/>
        </w:rPr>
        <w:t xml:space="preserve"> </w:t>
      </w:r>
      <w:r w:rsidRPr="00FB5D06">
        <w:rPr>
          <w:rFonts w:ascii="Times New Roman" w:hAnsi="Times New Roman" w:cs="Times New Roman"/>
        </w:rPr>
        <w:t>economic</w:t>
      </w:r>
      <w:r w:rsidR="000F5F04">
        <w:rPr>
          <w:rFonts w:ascii="Times New Roman" w:hAnsi="Times New Roman" w:cs="Times New Roman"/>
        </w:rPr>
        <w:t>, demographic,</w:t>
      </w:r>
      <w:r w:rsidRPr="00FB5D06">
        <w:rPr>
          <w:rFonts w:ascii="Times New Roman" w:hAnsi="Times New Roman" w:cs="Times New Roman"/>
        </w:rPr>
        <w:t xml:space="preserve"> and environmental change</w:t>
      </w:r>
      <w:r w:rsidR="000F5F04">
        <w:rPr>
          <w:rFonts w:ascii="Times New Roman" w:hAnsi="Times New Roman" w:cs="Times New Roman"/>
        </w:rPr>
        <w:t>;</w:t>
      </w:r>
      <w:r w:rsidRPr="00FB5D06">
        <w:rPr>
          <w:rFonts w:ascii="Times New Roman" w:hAnsi="Times New Roman" w:cs="Times New Roman"/>
        </w:rPr>
        <w:t xml:space="preserve"> while </w:t>
      </w:r>
      <w:r w:rsidR="000F5F04">
        <w:rPr>
          <w:rFonts w:ascii="Times New Roman" w:hAnsi="Times New Roman" w:cs="Times New Roman"/>
        </w:rPr>
        <w:t xml:space="preserve">later </w:t>
      </w:r>
      <w:r w:rsidR="000F5F04" w:rsidRPr="00FB5D06">
        <w:rPr>
          <w:rFonts w:ascii="Times New Roman" w:hAnsi="Times New Roman" w:cs="Times New Roman"/>
        </w:rPr>
        <w:t>phase</w:t>
      </w:r>
      <w:r w:rsidR="000F5F04">
        <w:rPr>
          <w:rFonts w:ascii="Times New Roman" w:hAnsi="Times New Roman" w:cs="Times New Roman"/>
        </w:rPr>
        <w:t>s are</w:t>
      </w:r>
      <w:r w:rsidR="000F5F04" w:rsidRPr="00FB5D06">
        <w:rPr>
          <w:rFonts w:ascii="Times New Roman" w:hAnsi="Times New Roman" w:cs="Times New Roman"/>
        </w:rPr>
        <w:t xml:space="preserve"> </w:t>
      </w:r>
      <w:r w:rsidRPr="00FB5D06">
        <w:rPr>
          <w:rFonts w:ascii="Times New Roman" w:hAnsi="Times New Roman" w:cs="Times New Roman"/>
        </w:rPr>
        <w:t xml:space="preserve">dominated by structural challenges </w:t>
      </w:r>
      <w:r w:rsidR="000F5F04">
        <w:rPr>
          <w:rFonts w:ascii="Times New Roman" w:hAnsi="Times New Roman" w:cs="Times New Roman"/>
        </w:rPr>
        <w:t>relating to</w:t>
      </w:r>
      <w:r w:rsidR="000F5F04" w:rsidRPr="00FB5D06">
        <w:rPr>
          <w:rFonts w:ascii="Times New Roman" w:hAnsi="Times New Roman" w:cs="Times New Roman"/>
        </w:rPr>
        <w:t xml:space="preserve"> </w:t>
      </w:r>
      <w:r w:rsidRPr="00FB5D06">
        <w:rPr>
          <w:rFonts w:ascii="Times New Roman" w:hAnsi="Times New Roman" w:cs="Times New Roman"/>
        </w:rPr>
        <w:t>social and political aspects</w:t>
      </w:r>
      <w:r w:rsidR="000F5F04">
        <w:rPr>
          <w:rFonts w:ascii="Times New Roman" w:hAnsi="Times New Roman" w:cs="Times New Roman"/>
        </w:rPr>
        <w:t xml:space="preserve"> of governance</w:t>
      </w:r>
      <w:r w:rsidRPr="00FB5D06">
        <w:rPr>
          <w:rFonts w:ascii="Times New Roman" w:hAnsi="Times New Roman" w:cs="Times New Roman"/>
        </w:rPr>
        <w:t xml:space="preserve">. </w:t>
      </w:r>
      <w:r w:rsidR="000F5F04">
        <w:rPr>
          <w:rFonts w:ascii="Times New Roman" w:hAnsi="Times New Roman" w:cs="Times New Roman"/>
        </w:rPr>
        <w:t xml:space="preserve">From the perspective of </w:t>
      </w:r>
      <w:r w:rsidRPr="00FB5D06">
        <w:rPr>
          <w:rFonts w:ascii="Times New Roman" w:hAnsi="Times New Roman" w:cs="Times New Roman"/>
        </w:rPr>
        <w:t xml:space="preserve">the core dimensions emphasized by </w:t>
      </w:r>
      <w:r w:rsidR="000F5F04">
        <w:rPr>
          <w:rFonts w:ascii="Times New Roman" w:hAnsi="Times New Roman" w:cs="Times New Roman"/>
        </w:rPr>
        <w:t xml:space="preserve">the </w:t>
      </w:r>
      <w:r w:rsidRPr="00FB5D06">
        <w:rPr>
          <w:rFonts w:ascii="Times New Roman" w:hAnsi="Times New Roman" w:cs="Times New Roman"/>
        </w:rPr>
        <w:t xml:space="preserve">UNDP </w:t>
      </w:r>
      <w:r w:rsidR="000F5F04">
        <w:rPr>
          <w:rFonts w:ascii="Times New Roman" w:hAnsi="Times New Roman" w:cs="Times New Roman"/>
        </w:rPr>
        <w:t>for</w:t>
      </w:r>
      <w:r w:rsidR="000F5F04" w:rsidRPr="00FB5D06">
        <w:rPr>
          <w:rFonts w:ascii="Times New Roman" w:hAnsi="Times New Roman" w:cs="Times New Roman"/>
        </w:rPr>
        <w:t xml:space="preserve"> </w:t>
      </w:r>
      <w:r w:rsidRPr="00FB5D06">
        <w:rPr>
          <w:rFonts w:ascii="Times New Roman" w:hAnsi="Times New Roman" w:cs="Times New Roman"/>
        </w:rPr>
        <w:t xml:space="preserve">water governance, </w:t>
      </w:r>
      <w:r w:rsidR="000F5F04">
        <w:rPr>
          <w:rFonts w:ascii="Times New Roman" w:hAnsi="Times New Roman" w:cs="Times New Roman"/>
        </w:rPr>
        <w:t>our proposed</w:t>
      </w:r>
      <w:r w:rsidR="000F5F04" w:rsidRPr="00FB5D06">
        <w:rPr>
          <w:rFonts w:ascii="Times New Roman" w:hAnsi="Times New Roman" w:cs="Times New Roman"/>
        </w:rPr>
        <w:t xml:space="preserve"> </w:t>
      </w:r>
      <w:r w:rsidRPr="00FB5D06">
        <w:rPr>
          <w:rFonts w:ascii="Times New Roman" w:hAnsi="Times New Roman" w:cs="Times New Roman"/>
        </w:rPr>
        <w:t xml:space="preserve">schema </w:t>
      </w:r>
      <w:r w:rsidR="000F5F04">
        <w:rPr>
          <w:rFonts w:ascii="Times New Roman" w:hAnsi="Times New Roman" w:cs="Times New Roman"/>
        </w:rPr>
        <w:t>connects</w:t>
      </w:r>
      <w:r w:rsidRPr="00FB5D06">
        <w:rPr>
          <w:rFonts w:ascii="Times New Roman" w:hAnsi="Times New Roman" w:cs="Times New Roman"/>
        </w:rPr>
        <w:t xml:space="preserve"> governance challenges and </w:t>
      </w:r>
      <w:r w:rsidR="000F5F04">
        <w:rPr>
          <w:rFonts w:ascii="Times New Roman" w:hAnsi="Times New Roman" w:cs="Times New Roman"/>
        </w:rPr>
        <w:t xml:space="preserve">the </w:t>
      </w:r>
      <w:r w:rsidRPr="00FB5D06">
        <w:rPr>
          <w:rFonts w:ascii="Times New Roman" w:hAnsi="Times New Roman" w:cs="Times New Roman"/>
        </w:rPr>
        <w:t>transformation</w:t>
      </w:r>
      <w:r w:rsidR="000F5F04">
        <w:rPr>
          <w:rFonts w:ascii="Times New Roman" w:hAnsi="Times New Roman" w:cs="Times New Roman"/>
        </w:rPr>
        <w:t xml:space="preserve"> of large river basins</w:t>
      </w:r>
      <w:r w:rsidRPr="00FB5D06">
        <w:rPr>
          <w:rFonts w:ascii="Times New Roman" w:hAnsi="Times New Roman" w:cs="Times New Roman"/>
        </w:rPr>
        <w:t xml:space="preserve"> towards a </w:t>
      </w:r>
      <w:proofErr w:type="spellStart"/>
      <w:r w:rsidRPr="00FB5D06">
        <w:rPr>
          <w:rFonts w:ascii="Times New Roman" w:hAnsi="Times New Roman" w:cs="Times New Roman"/>
        </w:rPr>
        <w:t>hydrosocial</w:t>
      </w:r>
      <w:proofErr w:type="spellEnd"/>
      <w:r w:rsidRPr="00FB5D06">
        <w:rPr>
          <w:rFonts w:ascii="Times New Roman" w:hAnsi="Times New Roman" w:cs="Times New Roman"/>
        </w:rPr>
        <w:t xml:space="preserve"> water cycle.</w:t>
      </w:r>
    </w:p>
    <w:p w14:paraId="523807FB" w14:textId="4AF0C7AB" w:rsidR="0003527C" w:rsidRPr="00FB5D06" w:rsidRDefault="0003527C" w:rsidP="006C0E33">
      <w:pPr>
        <w:pStyle w:val="a0"/>
        <w:jc w:val="both"/>
        <w:rPr>
          <w:rFonts w:ascii="Times New Roman" w:hAnsi="Times New Roman" w:cs="Times New Roman"/>
        </w:rPr>
      </w:pPr>
      <w:ins w:id="106" w:author="Cumming, Graeme" w:date="2021-02-02T16:42:00Z">
        <w:r w:rsidRPr="009112E4">
          <w:rPr>
            <w:rFonts w:ascii="Times New Roman" w:hAnsi="Times New Roman" w:cs="Times New Roman"/>
            <w:highlight w:val="yellow"/>
          </w:rPr>
          <w:t xml:space="preserve">[if space permits:] </w:t>
        </w:r>
      </w:ins>
      <w:bookmarkStart w:id="107" w:name="OLE_LINK99"/>
      <w:bookmarkStart w:id="108" w:name="OLE_LINK100"/>
      <w:bookmarkStart w:id="109" w:name="OLE_LINK101"/>
      <w:bookmarkStart w:id="110" w:name="OLE_LINK102"/>
      <w:ins w:id="111" w:author="Cumming, Graeme" w:date="2021-02-02T16:39:00Z">
        <w:r w:rsidRPr="009112E4">
          <w:rPr>
            <w:rFonts w:ascii="Times New Roman" w:hAnsi="Times New Roman" w:cs="Times New Roman"/>
            <w:highlight w:val="yellow"/>
          </w:rPr>
          <w:t xml:space="preserve">Additional challenges are raised by the process of upscaling that occurs as river basins transition between regimes. </w:t>
        </w:r>
      </w:ins>
      <w:ins w:id="112" w:author="Cumming, Graeme" w:date="2021-02-02T16:40:00Z">
        <w:r w:rsidRPr="009112E4">
          <w:rPr>
            <w:rFonts w:ascii="Times New Roman" w:hAnsi="Times New Roman" w:cs="Times New Roman"/>
            <w:highlight w:val="yellow"/>
          </w:rPr>
          <w:t>Under the influence of economic forces, w</w:t>
        </w:r>
      </w:ins>
      <w:ins w:id="113" w:author="Cumming, Graeme" w:date="2021-02-02T16:39:00Z">
        <w:r w:rsidRPr="009112E4">
          <w:rPr>
            <w:rFonts w:ascii="Times New Roman" w:hAnsi="Times New Roman" w:cs="Times New Roman"/>
            <w:highlight w:val="yellow"/>
          </w:rPr>
          <w:t>ater</w:t>
        </w:r>
      </w:ins>
      <w:ins w:id="114" w:author="Cumming, Graeme" w:date="2021-02-02T16:42:00Z">
        <w:r>
          <w:rPr>
            <w:rFonts w:ascii="Times New Roman" w:hAnsi="Times New Roman" w:cs="Times New Roman"/>
            <w:highlight w:val="yellow"/>
          </w:rPr>
          <w:t xml:space="preserve"> use</w:t>
        </w:r>
      </w:ins>
      <w:ins w:id="115" w:author="Cumming, Graeme" w:date="2021-02-02T16:39:00Z">
        <w:r w:rsidRPr="009112E4">
          <w:rPr>
            <w:rFonts w:ascii="Times New Roman" w:hAnsi="Times New Roman" w:cs="Times New Roman"/>
            <w:highlight w:val="yellow"/>
          </w:rPr>
          <w:t xml:space="preserve"> graduall</w:t>
        </w:r>
      </w:ins>
      <w:ins w:id="116" w:author="Cumming, Graeme" w:date="2021-02-02T16:40:00Z">
        <w:r w:rsidRPr="009112E4">
          <w:rPr>
            <w:rFonts w:ascii="Times New Roman" w:hAnsi="Times New Roman" w:cs="Times New Roman"/>
            <w:highlight w:val="yellow"/>
          </w:rPr>
          <w:t>y</w:t>
        </w:r>
      </w:ins>
      <w:ins w:id="117" w:author="Cumming, Graeme" w:date="2021-02-02T16:39:00Z">
        <w:r w:rsidRPr="009112E4">
          <w:rPr>
            <w:rFonts w:ascii="Times New Roman" w:hAnsi="Times New Roman" w:cs="Times New Roman"/>
            <w:highlight w:val="yellow"/>
          </w:rPr>
          <w:t xml:space="preserve"> changes fr</w:t>
        </w:r>
      </w:ins>
      <w:ins w:id="118" w:author="Cumming, Graeme" w:date="2021-02-02T16:40:00Z">
        <w:r w:rsidRPr="009112E4">
          <w:rPr>
            <w:rFonts w:ascii="Times New Roman" w:hAnsi="Times New Roman" w:cs="Times New Roman"/>
            <w:highlight w:val="yellow"/>
          </w:rPr>
          <w:t>o</w:t>
        </w:r>
      </w:ins>
      <w:ins w:id="119" w:author="Cumming, Graeme" w:date="2021-02-02T16:39:00Z">
        <w:r w:rsidRPr="009112E4">
          <w:rPr>
            <w:rFonts w:ascii="Times New Roman" w:hAnsi="Times New Roman" w:cs="Times New Roman"/>
            <w:highlight w:val="yellow"/>
          </w:rPr>
          <w:t>m being</w:t>
        </w:r>
      </w:ins>
      <w:ins w:id="120" w:author="Cumming, Graeme" w:date="2021-02-02T16:40:00Z">
        <w:r w:rsidRPr="009112E4">
          <w:rPr>
            <w:rFonts w:ascii="Times New Roman" w:hAnsi="Times New Roman" w:cs="Times New Roman"/>
            <w:highlight w:val="yellow"/>
          </w:rPr>
          <w:t xml:space="preserve"> a primarily local concern to becoming a national</w:t>
        </w:r>
      </w:ins>
      <w:ins w:id="121" w:author="Cumming, Graeme" w:date="2021-02-02T16:42:00Z">
        <w:r>
          <w:rPr>
            <w:rFonts w:ascii="Times New Roman" w:hAnsi="Times New Roman" w:cs="Times New Roman"/>
            <w:highlight w:val="yellow"/>
          </w:rPr>
          <w:t xml:space="preserve"> or international</w:t>
        </w:r>
      </w:ins>
      <w:ins w:id="122" w:author="Cumming, Graeme" w:date="2021-02-02T16:40:00Z">
        <w:r w:rsidRPr="009112E4">
          <w:rPr>
            <w:rFonts w:ascii="Times New Roman" w:hAnsi="Times New Roman" w:cs="Times New Roman"/>
            <w:highlight w:val="yellow"/>
          </w:rPr>
          <w:t xml:space="preserve"> concern, with large river basins being critical sources of ecosystem services, economic development, and human wellbeing.</w:t>
        </w:r>
      </w:ins>
      <w:ins w:id="123" w:author="Cumming, Graeme" w:date="2021-02-02T16:41:00Z">
        <w:r w:rsidRPr="009112E4">
          <w:rPr>
            <w:rFonts w:ascii="Times New Roman" w:hAnsi="Times New Roman" w:cs="Times New Roman"/>
            <w:highlight w:val="yellow"/>
          </w:rPr>
          <w:t xml:space="preserve"> Successful navigation of water regime transitions</w:t>
        </w:r>
      </w:ins>
      <w:ins w:id="124" w:author="Cumming, Graeme" w:date="2021-02-02T16:42:00Z">
        <w:r>
          <w:rPr>
            <w:rFonts w:ascii="Times New Roman" w:hAnsi="Times New Roman" w:cs="Times New Roman"/>
            <w:highlight w:val="yellow"/>
          </w:rPr>
          <w:t xml:space="preserve"> through an upscaling process</w:t>
        </w:r>
      </w:ins>
      <w:ins w:id="125" w:author="Cumming, Graeme" w:date="2021-02-02T16:41:00Z">
        <w:r w:rsidRPr="009112E4">
          <w:rPr>
            <w:rFonts w:ascii="Times New Roman" w:hAnsi="Times New Roman" w:cs="Times New Roman"/>
            <w:highlight w:val="yellow"/>
          </w:rPr>
          <w:t xml:space="preserve"> requires a corresponding upscaling in the governance regime and the creation of higher-level institutions </w:t>
        </w:r>
      </w:ins>
      <w:ins w:id="126" w:author="Cumming, Graeme" w:date="2021-02-02T16:43:00Z">
        <w:r>
          <w:rPr>
            <w:rFonts w:ascii="Times New Roman" w:hAnsi="Times New Roman" w:cs="Times New Roman"/>
            <w:highlight w:val="yellow"/>
          </w:rPr>
          <w:t>that can</w:t>
        </w:r>
      </w:ins>
      <w:ins w:id="127" w:author="Cumming, Graeme" w:date="2021-02-02T16:41:00Z">
        <w:r w:rsidRPr="009112E4">
          <w:rPr>
            <w:rFonts w:ascii="Times New Roman" w:hAnsi="Times New Roman" w:cs="Times New Roman"/>
            <w:highlight w:val="yellow"/>
          </w:rPr>
          <w:t xml:space="preserve"> regulate and manage cross-scale effects.</w:t>
        </w:r>
        <w:bookmarkEnd w:id="107"/>
        <w:bookmarkEnd w:id="108"/>
        <w:r w:rsidRPr="009112E4">
          <w:rPr>
            <w:rFonts w:ascii="Times New Roman" w:hAnsi="Times New Roman" w:cs="Times New Roman"/>
            <w:highlight w:val="yellow"/>
          </w:rPr>
          <w:t xml:space="preserve"> (example from the YRB</w:t>
        </w:r>
      </w:ins>
      <w:ins w:id="128" w:author="Cumming, Graeme" w:date="2021-02-02T16:43:00Z">
        <w:r>
          <w:rPr>
            <w:rFonts w:ascii="Times New Roman" w:hAnsi="Times New Roman" w:cs="Times New Roman"/>
            <w:highlight w:val="yellow"/>
          </w:rPr>
          <w:t xml:space="preserve"> – e.g., tradeoffs between income for local farmers vs national growth needs supported by water-dependent industries?</w:t>
        </w:r>
      </w:ins>
      <w:ins w:id="129" w:author="Cumming, Graeme" w:date="2021-02-02T16:41:00Z">
        <w:r w:rsidRPr="009112E4">
          <w:rPr>
            <w:rFonts w:ascii="Times New Roman" w:hAnsi="Times New Roman" w:cs="Times New Roman"/>
            <w:highlight w:val="yellow"/>
          </w:rPr>
          <w:t>)</w:t>
        </w:r>
      </w:ins>
    </w:p>
    <w:p w14:paraId="6321744B" w14:textId="77777777" w:rsidR="00BE3742" w:rsidRPr="00FB5D06" w:rsidRDefault="00FB5D06" w:rsidP="006C0E33">
      <w:pPr>
        <w:pStyle w:val="2"/>
        <w:jc w:val="both"/>
        <w:rPr>
          <w:rFonts w:ascii="Times New Roman" w:hAnsi="Times New Roman" w:cs="Times New Roman"/>
        </w:rPr>
      </w:pPr>
      <w:bookmarkStart w:id="130" w:name="Outlook"/>
      <w:bookmarkEnd w:id="109"/>
      <w:bookmarkEnd w:id="110"/>
      <w:r w:rsidRPr="00FB5D06">
        <w:rPr>
          <w:rFonts w:ascii="Times New Roman" w:hAnsi="Times New Roman" w:cs="Times New Roman"/>
        </w:rPr>
        <w:t>Implications and future directions</w:t>
      </w:r>
      <w:bookmarkEnd w:id="130"/>
    </w:p>
    <w:p w14:paraId="15775D41" w14:textId="1C9162BA"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The </w:t>
      </w:r>
      <w:r w:rsidR="000F5F04">
        <w:rPr>
          <w:rFonts w:ascii="Times New Roman" w:hAnsi="Times New Roman" w:cs="Times New Roman"/>
        </w:rPr>
        <w:t xml:space="preserve">IWGI </w:t>
      </w:r>
      <w:r w:rsidRPr="00FB5D06">
        <w:rPr>
          <w:rFonts w:ascii="Times New Roman" w:hAnsi="Times New Roman" w:cs="Times New Roman"/>
        </w:rPr>
        <w:t>index captures the transition</w:t>
      </w:r>
      <w:r w:rsidR="000F5F04">
        <w:rPr>
          <w:rFonts w:ascii="Times New Roman" w:hAnsi="Times New Roman" w:cs="Times New Roman"/>
        </w:rPr>
        <w:t>al</w:t>
      </w:r>
      <w:r w:rsidRPr="00FB5D06">
        <w:rPr>
          <w:rFonts w:ascii="Times New Roman" w:hAnsi="Times New Roman" w:cs="Times New Roman"/>
        </w:rPr>
        <w:t xml:space="preserve"> regimes of water governance in a relatively simple but comprehensive way. It is important for scientists and decision makers to recognize the changing governance challenges, because development is not a panacea for all basin issues regarding sustainability (39, 47).</w:t>
      </w:r>
      <w:r w:rsidR="000F5F04">
        <w:rPr>
          <w:rFonts w:ascii="Times New Roman" w:hAnsi="Times New Roman" w:cs="Times New Roman"/>
        </w:rPr>
        <w:t xml:space="preserve"> Models and approaches developed under one regime are not necessarily useful under a different regime.</w:t>
      </w:r>
      <w:r w:rsidRPr="00FB5D06">
        <w:rPr>
          <w:rFonts w:ascii="Times New Roman" w:hAnsi="Times New Roman" w:cs="Times New Roman"/>
        </w:rPr>
        <w:t xml:space="preserve"> For today’s world, </w:t>
      </w:r>
      <w:r w:rsidR="006C0E33">
        <w:rPr>
          <w:rFonts w:ascii="Times New Roman" w:hAnsi="Times New Roman" w:cs="Times New Roman"/>
        </w:rPr>
        <w:t>water-related challenges remain</w:t>
      </w:r>
      <w:r w:rsidRPr="00FB5D06">
        <w:rPr>
          <w:rFonts w:ascii="Times New Roman" w:hAnsi="Times New Roman" w:cs="Times New Roman"/>
        </w:rPr>
        <w:t xml:space="preserve"> one of the major gaps </w:t>
      </w:r>
      <w:r w:rsidR="000F5F04">
        <w:rPr>
          <w:rFonts w:ascii="Times New Roman" w:hAnsi="Times New Roman" w:cs="Times New Roman"/>
        </w:rPr>
        <w:t xml:space="preserve">in our progress </w:t>
      </w:r>
      <w:r w:rsidRPr="00FB5D06">
        <w:rPr>
          <w:rFonts w:ascii="Times New Roman" w:hAnsi="Times New Roman" w:cs="Times New Roman"/>
        </w:rPr>
        <w:t xml:space="preserve">towards sustainability, while development-first strategies are still </w:t>
      </w:r>
      <w:r w:rsidR="000F5F04">
        <w:rPr>
          <w:rFonts w:ascii="Times New Roman" w:hAnsi="Times New Roman" w:cs="Times New Roman"/>
        </w:rPr>
        <w:t>a dominant</w:t>
      </w:r>
      <w:r w:rsidRPr="00FB5D06">
        <w:rPr>
          <w:rFonts w:ascii="Times New Roman" w:hAnsi="Times New Roman" w:cs="Times New Roman"/>
        </w:rPr>
        <w:t xml:space="preserve"> guideline</w:t>
      </w:r>
      <w:r w:rsidR="002B2A5F">
        <w:rPr>
          <w:rFonts w:ascii="Times New Roman" w:hAnsi="Times New Roman" w:cs="Times New Roman"/>
        </w:rPr>
        <w:t xml:space="preserve"> in many places </w:t>
      </w:r>
      <w:proofErr w:type="gramStart"/>
      <w:r w:rsidR="002B2A5F">
        <w:rPr>
          <w:rFonts w:ascii="Times New Roman" w:hAnsi="Times New Roman" w:cs="Times New Roman"/>
        </w:rPr>
        <w:t>and</w:t>
      </w:r>
      <w:r w:rsidRPr="00FB5D06">
        <w:rPr>
          <w:rFonts w:ascii="Times New Roman" w:hAnsi="Times New Roman" w:cs="Times New Roman"/>
        </w:rPr>
        <w:t xml:space="preserve"> </w:t>
      </w:r>
      <w:r w:rsidR="002B2A5F">
        <w:rPr>
          <w:rFonts w:ascii="Times New Roman" w:hAnsi="Times New Roman" w:cs="Times New Roman"/>
        </w:rPr>
        <w:t xml:space="preserve"> may</w:t>
      </w:r>
      <w:proofErr w:type="gramEnd"/>
      <w:r w:rsidR="002B2A5F">
        <w:rPr>
          <w:rFonts w:ascii="Times New Roman" w:hAnsi="Times New Roman" w:cs="Times New Roman"/>
        </w:rPr>
        <w:t xml:space="preserve"> be in opposition to</w:t>
      </w:r>
      <w:r w:rsidRPr="00FB5D06">
        <w:rPr>
          <w:rFonts w:ascii="Times New Roman" w:hAnsi="Times New Roman" w:cs="Times New Roman"/>
        </w:rPr>
        <w:t xml:space="preserve"> </w:t>
      </w:r>
      <w:r w:rsidR="002B2A5F">
        <w:rPr>
          <w:rFonts w:ascii="Times New Roman" w:hAnsi="Times New Roman" w:cs="Times New Roman"/>
        </w:rPr>
        <w:t>improv</w:t>
      </w:r>
      <w:r w:rsidR="002B2A5F" w:rsidRPr="00FB5D06">
        <w:rPr>
          <w:rFonts w:ascii="Times New Roman" w:hAnsi="Times New Roman" w:cs="Times New Roman"/>
        </w:rPr>
        <w:t xml:space="preserve">ing </w:t>
      </w:r>
      <w:r w:rsidRPr="00FB5D06">
        <w:rPr>
          <w:rFonts w:ascii="Times New Roman" w:hAnsi="Times New Roman" w:cs="Times New Roman"/>
        </w:rPr>
        <w:t xml:space="preserve">governance (16, 19, 48). Although most large river basins </w:t>
      </w:r>
      <w:r w:rsidR="002B2A5F">
        <w:rPr>
          <w:rFonts w:ascii="Times New Roman" w:hAnsi="Times New Roman" w:cs="Times New Roman"/>
        </w:rPr>
        <w:t xml:space="preserve">have shown </w:t>
      </w:r>
      <w:r w:rsidRPr="00FB5D06">
        <w:rPr>
          <w:rFonts w:ascii="Times New Roman" w:hAnsi="Times New Roman" w:cs="Times New Roman"/>
        </w:rPr>
        <w:t>improve</w:t>
      </w:r>
      <w:r w:rsidR="002B2A5F">
        <w:rPr>
          <w:rFonts w:ascii="Times New Roman" w:hAnsi="Times New Roman" w:cs="Times New Roman"/>
        </w:rPr>
        <w:t>ments in</w:t>
      </w:r>
      <w:r w:rsidRPr="00FB5D06">
        <w:rPr>
          <w:rFonts w:ascii="Times New Roman" w:hAnsi="Times New Roman" w:cs="Times New Roman"/>
        </w:rPr>
        <w:t xml:space="preserve"> water management technologies and water use efficiency </w:t>
      </w:r>
      <w:r w:rsidRPr="00FB5D06">
        <w:rPr>
          <w:rFonts w:ascii="Times New Roman" w:hAnsi="Times New Roman" w:cs="Times New Roman"/>
        </w:rPr>
        <w:lastRenderedPageBreak/>
        <w:t>along with development, freshwater use is</w:t>
      </w:r>
      <w:r w:rsidR="002B2A5F">
        <w:rPr>
          <w:rFonts w:ascii="Times New Roman" w:hAnsi="Times New Roman" w:cs="Times New Roman"/>
        </w:rPr>
        <w:t xml:space="preserve"> still considered to be</w:t>
      </w:r>
      <w:r w:rsidRPr="00FB5D06">
        <w:rPr>
          <w:rFonts w:ascii="Times New Roman" w:hAnsi="Times New Roman" w:cs="Times New Roman"/>
        </w:rPr>
        <w:t xml:space="preserve"> </w:t>
      </w:r>
      <w:r w:rsidR="002B2A5F">
        <w:rPr>
          <w:rFonts w:ascii="Times New Roman" w:hAnsi="Times New Roman" w:cs="Times New Roman"/>
        </w:rPr>
        <w:t>approaching</w:t>
      </w:r>
      <w:r w:rsidR="002B2A5F" w:rsidRPr="00FB5D06">
        <w:rPr>
          <w:rFonts w:ascii="Times New Roman" w:hAnsi="Times New Roman" w:cs="Times New Roman"/>
        </w:rPr>
        <w:t xml:space="preserve"> </w:t>
      </w:r>
      <w:r w:rsidRPr="00FB5D06">
        <w:rPr>
          <w:rFonts w:ascii="Times New Roman" w:hAnsi="Times New Roman" w:cs="Times New Roman"/>
        </w:rPr>
        <w:t>planetary boundaries where human-water systems may collapse (49–51). Overall, there are probably two main reasons</w:t>
      </w:r>
      <w:r w:rsidR="002B2A5F">
        <w:rPr>
          <w:rFonts w:ascii="Times New Roman" w:hAnsi="Times New Roman" w:cs="Times New Roman"/>
        </w:rPr>
        <w:t xml:space="preserve"> for this apparent failure of governance</w:t>
      </w:r>
      <w:r w:rsidRPr="00FB5D06">
        <w:rPr>
          <w:rFonts w:ascii="Times New Roman" w:hAnsi="Times New Roman" w:cs="Times New Roman"/>
        </w:rPr>
        <w:t xml:space="preserve">. First, significant improvement in agricultural irrigation efficiency is usually accompanied by </w:t>
      </w:r>
      <w:r w:rsidR="002B2A5F">
        <w:rPr>
          <w:rFonts w:ascii="Times New Roman" w:hAnsi="Times New Roman" w:cs="Times New Roman"/>
        </w:rPr>
        <w:t xml:space="preserve">a </w:t>
      </w:r>
      <w:r w:rsidRPr="00FB5D06">
        <w:rPr>
          <w:rFonts w:ascii="Times New Roman" w:hAnsi="Times New Roman" w:cs="Times New Roman"/>
        </w:rPr>
        <w:t xml:space="preserve">re-expansion </w:t>
      </w:r>
      <w:r w:rsidR="002B2A5F">
        <w:rPr>
          <w:rFonts w:ascii="Times New Roman" w:hAnsi="Times New Roman" w:cs="Times New Roman"/>
        </w:rPr>
        <w:t>of</w:t>
      </w:r>
      <w:r w:rsidR="002B2A5F" w:rsidRPr="00FB5D06">
        <w:rPr>
          <w:rFonts w:ascii="Times New Roman" w:hAnsi="Times New Roman" w:cs="Times New Roman"/>
        </w:rPr>
        <w:t xml:space="preserve"> </w:t>
      </w:r>
      <w:r w:rsidRPr="00FB5D06">
        <w:rPr>
          <w:rFonts w:ascii="Times New Roman" w:hAnsi="Times New Roman" w:cs="Times New Roman"/>
        </w:rPr>
        <w:t>irrigated area, resulting in a</w:t>
      </w:r>
      <w:r w:rsidR="002B2A5F">
        <w:rPr>
          <w:rFonts w:ascii="Times New Roman" w:hAnsi="Times New Roman" w:cs="Times New Roman"/>
        </w:rPr>
        <w:t>n</w:t>
      </w:r>
      <w:r w:rsidRPr="00FB5D06">
        <w:rPr>
          <w:rFonts w:ascii="Times New Roman" w:hAnsi="Times New Roman" w:cs="Times New Roman"/>
        </w:rPr>
        <w:t xml:space="preserve"> unabated trend of water resources stress </w:t>
      </w:r>
      <w:r w:rsidR="002B2A5F">
        <w:rPr>
          <w:rFonts w:ascii="Times New Roman" w:hAnsi="Times New Roman" w:cs="Times New Roman"/>
        </w:rPr>
        <w:t>(the</w:t>
      </w:r>
      <w:r w:rsidRPr="00FB5D06">
        <w:rPr>
          <w:rFonts w:ascii="Times New Roman" w:hAnsi="Times New Roman" w:cs="Times New Roman"/>
        </w:rPr>
        <w:t xml:space="preserve"> paradox of efficiency</w:t>
      </w:r>
      <w:r w:rsidR="002B2A5F">
        <w:rPr>
          <w:rFonts w:ascii="Times New Roman" w:hAnsi="Times New Roman" w:cs="Times New Roman"/>
        </w:rPr>
        <w:t>)</w:t>
      </w:r>
      <w:r w:rsidRPr="00FB5D06">
        <w:rPr>
          <w:rFonts w:ascii="Times New Roman" w:hAnsi="Times New Roman" w:cs="Times New Roman"/>
        </w:rPr>
        <w:t xml:space="preserve"> (52). Second, without successful governance, complicated </w:t>
      </w:r>
      <w:r w:rsidR="002B2A5F">
        <w:rPr>
          <w:rFonts w:ascii="Times New Roman" w:hAnsi="Times New Roman" w:cs="Times New Roman"/>
        </w:rPr>
        <w:t xml:space="preserve">governance </w:t>
      </w:r>
      <w:r w:rsidRPr="00FB5D06">
        <w:rPr>
          <w:rFonts w:ascii="Times New Roman" w:hAnsi="Times New Roman" w:cs="Times New Roman"/>
        </w:rPr>
        <w:t>structure</w:t>
      </w:r>
      <w:r w:rsidR="002B2A5F">
        <w:rPr>
          <w:rFonts w:ascii="Times New Roman" w:hAnsi="Times New Roman" w:cs="Times New Roman"/>
        </w:rPr>
        <w:t>s</w:t>
      </w:r>
      <w:r w:rsidRPr="00FB5D06">
        <w:rPr>
          <w:rFonts w:ascii="Times New Roman" w:hAnsi="Times New Roman" w:cs="Times New Roman"/>
        </w:rPr>
        <w:t xml:space="preserve"> dominated by </w:t>
      </w:r>
      <w:proofErr w:type="spellStart"/>
      <w:r w:rsidRPr="00FB5D06">
        <w:rPr>
          <w:rFonts w:ascii="Times New Roman" w:hAnsi="Times New Roman" w:cs="Times New Roman"/>
        </w:rPr>
        <w:t>hydrosocial</w:t>
      </w:r>
      <w:proofErr w:type="spellEnd"/>
      <w:r w:rsidRPr="00FB5D06">
        <w:rPr>
          <w:rFonts w:ascii="Times New Roman" w:hAnsi="Times New Roman" w:cs="Times New Roman"/>
        </w:rPr>
        <w:t xml:space="preserve"> water cycle</w:t>
      </w:r>
      <w:r w:rsidR="002B2A5F">
        <w:rPr>
          <w:rFonts w:ascii="Times New Roman" w:hAnsi="Times New Roman" w:cs="Times New Roman"/>
        </w:rPr>
        <w:t>s</w:t>
      </w:r>
      <w:r w:rsidRPr="00FB5D06">
        <w:rPr>
          <w:rFonts w:ascii="Times New Roman" w:hAnsi="Times New Roman" w:cs="Times New Roman"/>
        </w:rPr>
        <w:t xml:space="preserve"> may </w:t>
      </w:r>
      <w:r w:rsidR="002B2A5F">
        <w:rPr>
          <w:rFonts w:ascii="Times New Roman" w:hAnsi="Times New Roman" w:cs="Times New Roman"/>
        </w:rPr>
        <w:t xml:space="preserve">result in less </w:t>
      </w:r>
      <w:r w:rsidRPr="00FB5D06">
        <w:rPr>
          <w:rFonts w:ascii="Times New Roman" w:hAnsi="Times New Roman" w:cs="Times New Roman"/>
        </w:rPr>
        <w:t>flexible water use and undermine</w:t>
      </w:r>
      <w:r w:rsidR="002B2A5F">
        <w:rPr>
          <w:rFonts w:ascii="Times New Roman" w:hAnsi="Times New Roman" w:cs="Times New Roman"/>
        </w:rPr>
        <w:t xml:space="preserve"> the</w:t>
      </w:r>
      <w:r w:rsidRPr="00FB5D06">
        <w:rPr>
          <w:rFonts w:ascii="Times New Roman" w:hAnsi="Times New Roman" w:cs="Times New Roman"/>
        </w:rPr>
        <w:t xml:space="preserve"> resilience of social-ecological systems at a basin scale (5, 18, 53). From these perspectives, we need </w:t>
      </w:r>
      <w:r w:rsidR="002B2A5F">
        <w:rPr>
          <w:rFonts w:ascii="Times New Roman" w:hAnsi="Times New Roman" w:cs="Times New Roman"/>
        </w:rPr>
        <w:t xml:space="preserve">better and more </w:t>
      </w:r>
      <w:r w:rsidRPr="00FB5D06">
        <w:rPr>
          <w:rFonts w:ascii="Times New Roman" w:hAnsi="Times New Roman" w:cs="Times New Roman"/>
        </w:rPr>
        <w:t xml:space="preserve">comprehensive strategies to address governance challenges because the </w:t>
      </w:r>
      <w:r w:rsidR="002B2A5F">
        <w:rPr>
          <w:rFonts w:ascii="Times New Roman" w:hAnsi="Times New Roman" w:cs="Times New Roman"/>
        </w:rPr>
        <w:t>core problems</w:t>
      </w:r>
      <w:r w:rsidR="002B2A5F" w:rsidRPr="00FB5D06">
        <w:rPr>
          <w:rFonts w:ascii="Times New Roman" w:hAnsi="Times New Roman" w:cs="Times New Roman"/>
        </w:rPr>
        <w:t xml:space="preserve"> </w:t>
      </w:r>
      <w:r w:rsidRPr="00FB5D06">
        <w:rPr>
          <w:rFonts w:ascii="Times New Roman" w:hAnsi="Times New Roman" w:cs="Times New Roman"/>
        </w:rPr>
        <w:t xml:space="preserve">are </w:t>
      </w:r>
      <w:r w:rsidR="002B2A5F">
        <w:rPr>
          <w:rFonts w:ascii="Times New Roman" w:hAnsi="Times New Roman" w:cs="Times New Roman"/>
        </w:rPr>
        <w:t>complex and difficult to manage</w:t>
      </w:r>
      <w:r w:rsidRPr="00FB5D06">
        <w:rPr>
          <w:rFonts w:ascii="Times New Roman" w:hAnsi="Times New Roman" w:cs="Times New Roman"/>
        </w:rPr>
        <w:t xml:space="preserve"> (9, 10, 54, 55). </w:t>
      </w:r>
      <w:r w:rsidR="002B2A5F">
        <w:rPr>
          <w:rFonts w:ascii="Times New Roman" w:hAnsi="Times New Roman" w:cs="Times New Roman"/>
        </w:rPr>
        <w:t>A</w:t>
      </w:r>
      <w:r w:rsidRPr="00FB5D06">
        <w:rPr>
          <w:rFonts w:ascii="Times New Roman" w:hAnsi="Times New Roman" w:cs="Times New Roman"/>
        </w:rPr>
        <w:t xml:space="preserve"> deeper understanding of governance </w:t>
      </w:r>
      <w:r w:rsidR="002B2A5F">
        <w:rPr>
          <w:rFonts w:ascii="Times New Roman" w:hAnsi="Times New Roman" w:cs="Times New Roman"/>
        </w:rPr>
        <w:t xml:space="preserve">that incorporates ideas of non-liner change, </w:t>
      </w:r>
      <w:r w:rsidRPr="00FB5D06">
        <w:rPr>
          <w:rFonts w:ascii="Times New Roman" w:hAnsi="Times New Roman" w:cs="Times New Roman"/>
        </w:rPr>
        <w:t>regime</w:t>
      </w:r>
      <w:r w:rsidR="002B2A5F">
        <w:rPr>
          <w:rFonts w:ascii="Times New Roman" w:hAnsi="Times New Roman" w:cs="Times New Roman"/>
        </w:rPr>
        <w:t>s, and</w:t>
      </w:r>
      <w:r w:rsidRPr="00FB5D06">
        <w:rPr>
          <w:rFonts w:ascii="Times New Roman" w:hAnsi="Times New Roman" w:cs="Times New Roman"/>
        </w:rPr>
        <w:t xml:space="preserve"> transition</w:t>
      </w:r>
      <w:r w:rsidR="002B2A5F">
        <w:rPr>
          <w:rFonts w:ascii="Times New Roman" w:hAnsi="Times New Roman" w:cs="Times New Roman"/>
        </w:rPr>
        <w:t>s</w:t>
      </w:r>
      <w:r w:rsidRPr="00FB5D06">
        <w:rPr>
          <w:rFonts w:ascii="Times New Roman" w:hAnsi="Times New Roman" w:cs="Times New Roman"/>
        </w:rPr>
        <w:t xml:space="preserve"> </w:t>
      </w:r>
      <w:r w:rsidR="002B2A5F">
        <w:rPr>
          <w:rFonts w:ascii="Times New Roman" w:hAnsi="Times New Roman" w:cs="Times New Roman"/>
        </w:rPr>
        <w:t xml:space="preserve">should help to shift the focus of governance towards </w:t>
      </w:r>
      <w:bookmarkStart w:id="131" w:name="OLE_LINK103"/>
      <w:bookmarkStart w:id="132" w:name="OLE_LINK104"/>
      <w:r w:rsidRPr="00FB5D06">
        <w:rPr>
          <w:rFonts w:ascii="Times New Roman" w:hAnsi="Times New Roman" w:cs="Times New Roman"/>
        </w:rPr>
        <w:t>maintain</w:t>
      </w:r>
      <w:r w:rsidR="002B2A5F">
        <w:rPr>
          <w:rFonts w:ascii="Times New Roman" w:hAnsi="Times New Roman" w:cs="Times New Roman"/>
        </w:rPr>
        <w:t>ing</w:t>
      </w:r>
      <w:r w:rsidRPr="00FB5D06">
        <w:rPr>
          <w:rFonts w:ascii="Times New Roman" w:hAnsi="Times New Roman" w:cs="Times New Roman"/>
        </w:rPr>
        <w:t xml:space="preserve"> the resilience of the basin’s soci</w:t>
      </w:r>
      <w:r w:rsidR="002B2A5F">
        <w:rPr>
          <w:rFonts w:ascii="Times New Roman" w:hAnsi="Times New Roman" w:cs="Times New Roman"/>
        </w:rPr>
        <w:t>al</w:t>
      </w:r>
      <w:r w:rsidRPr="00FB5D06">
        <w:rPr>
          <w:rFonts w:ascii="Times New Roman" w:hAnsi="Times New Roman" w:cs="Times New Roman"/>
        </w:rPr>
        <w:t>-ecological system</w:t>
      </w:r>
      <w:r w:rsidR="002B2A5F">
        <w:rPr>
          <w:rFonts w:ascii="Times New Roman" w:hAnsi="Times New Roman" w:cs="Times New Roman"/>
        </w:rPr>
        <w:t xml:space="preserve"> and improving its</w:t>
      </w:r>
      <w:r w:rsidRPr="00FB5D06">
        <w:rPr>
          <w:rFonts w:ascii="Times New Roman" w:hAnsi="Times New Roman" w:cs="Times New Roman"/>
        </w:rPr>
        <w:t xml:space="preserve"> sustainability.</w:t>
      </w:r>
    </w:p>
    <w:p w14:paraId="1F4151B2" w14:textId="77777777" w:rsidR="00BE3742" w:rsidRPr="00FB5D06" w:rsidRDefault="00FB5D06" w:rsidP="006C0E33">
      <w:pPr>
        <w:pStyle w:val="1"/>
        <w:jc w:val="both"/>
        <w:rPr>
          <w:rFonts w:ascii="Times New Roman" w:hAnsi="Times New Roman" w:cs="Times New Roman"/>
        </w:rPr>
      </w:pPr>
      <w:bookmarkStart w:id="133" w:name="methods"/>
      <w:bookmarkEnd w:id="131"/>
      <w:bookmarkEnd w:id="132"/>
      <w:r w:rsidRPr="00FB5D06">
        <w:rPr>
          <w:rFonts w:ascii="Times New Roman" w:hAnsi="Times New Roman" w:cs="Times New Roman"/>
        </w:rPr>
        <w:t>Methods</w:t>
      </w:r>
      <w:bookmarkEnd w:id="133"/>
    </w:p>
    <w:p w14:paraId="27E7CD4B" w14:textId="0F254BF6" w:rsidR="00BE3742" w:rsidRPr="00FB5D06" w:rsidRDefault="00680C76" w:rsidP="006C0E33">
      <w:pPr>
        <w:pStyle w:val="FirstParagraph"/>
        <w:jc w:val="both"/>
        <w:rPr>
          <w:rFonts w:ascii="Times New Roman" w:hAnsi="Times New Roman" w:cs="Times New Roman"/>
        </w:rPr>
      </w:pPr>
      <w:r>
        <w:rPr>
          <w:rFonts w:ascii="Times New Roman" w:hAnsi="Times New Roman" w:cs="Times New Roman"/>
        </w:rPr>
        <w:t>W</w:t>
      </w:r>
      <w:r w:rsidR="00FB5D06" w:rsidRPr="00FB5D06">
        <w:rPr>
          <w:rFonts w:ascii="Times New Roman" w:hAnsi="Times New Roman" w:cs="Times New Roman"/>
        </w:rPr>
        <w:t xml:space="preserve">e constructed the Integrated Water Governance Index (IWGI) </w:t>
      </w:r>
      <w:r>
        <w:rPr>
          <w:rFonts w:ascii="Times New Roman" w:hAnsi="Times New Roman" w:cs="Times New Roman"/>
        </w:rPr>
        <w:t>based on</w:t>
      </w:r>
      <w:r w:rsidR="00FB5D06" w:rsidRPr="00FB5D06">
        <w:rPr>
          <w:rFonts w:ascii="Times New Roman" w:hAnsi="Times New Roman" w:cs="Times New Roman"/>
        </w:rPr>
        <w:t xml:space="preserve"> three dimensions (supply, purpose, allocation, see Figure </w:t>
      </w:r>
      <w:hyperlink w:anchor="fig:framework">
        <w:r w:rsidR="00251157">
          <w:rPr>
            <w:rStyle w:val="ae"/>
            <w:rFonts w:ascii="Times New Roman" w:hAnsi="Times New Roman" w:cs="Times New Roman"/>
          </w:rPr>
          <w:t>1</w:t>
        </w:r>
      </w:hyperlink>
      <w:r w:rsidR="00FB5D06" w:rsidRPr="00FB5D06">
        <w:rPr>
          <w:rFonts w:ascii="Times New Roman" w:hAnsi="Times New Roman" w:cs="Times New Roman"/>
        </w:rPr>
        <w:t>) and identified the changes periods of the index over time by change points detection. Each dimension is reflected by an independent indicator after normalization, and water governance regime</w:t>
      </w:r>
      <w:r>
        <w:rPr>
          <w:rFonts w:ascii="Times New Roman" w:hAnsi="Times New Roman" w:cs="Times New Roman"/>
        </w:rPr>
        <w:t>s</w:t>
      </w:r>
      <w:r w:rsidR="00FB5D06" w:rsidRPr="00FB5D06">
        <w:rPr>
          <w:rFonts w:ascii="Times New Roman" w:hAnsi="Times New Roman" w:cs="Times New Roman"/>
        </w:rPr>
        <w:t xml:space="preserve"> were characterized by </w:t>
      </w:r>
      <w:r>
        <w:rPr>
          <w:rFonts w:ascii="Times New Roman" w:hAnsi="Times New Roman" w:cs="Times New Roman"/>
        </w:rPr>
        <w:t xml:space="preserve">the </w:t>
      </w:r>
      <w:r w:rsidR="00FB5D06" w:rsidRPr="00FB5D06">
        <w:rPr>
          <w:rFonts w:ascii="Times New Roman" w:hAnsi="Times New Roman" w:cs="Times New Roman"/>
        </w:rPr>
        <w:t xml:space="preserve">combination of impacts </w:t>
      </w:r>
      <w:r>
        <w:rPr>
          <w:rFonts w:ascii="Times New Roman" w:hAnsi="Times New Roman" w:cs="Times New Roman"/>
        </w:rPr>
        <w:t>along</w:t>
      </w:r>
      <w:r w:rsidRPr="00FB5D06">
        <w:rPr>
          <w:rFonts w:ascii="Times New Roman" w:hAnsi="Times New Roman" w:cs="Times New Roman"/>
        </w:rPr>
        <w:t xml:space="preserve"> </w:t>
      </w:r>
      <w:r w:rsidR="00FB5D06" w:rsidRPr="00FB5D06">
        <w:rPr>
          <w:rFonts w:ascii="Times New Roman" w:hAnsi="Times New Roman" w:cs="Times New Roman"/>
        </w:rPr>
        <w:t xml:space="preserve">each dimension </w:t>
      </w:r>
      <w:r>
        <w:rPr>
          <w:rFonts w:ascii="Times New Roman" w:hAnsi="Times New Roman" w:cs="Times New Roman"/>
        </w:rPr>
        <w:t>at different time</w:t>
      </w:r>
      <w:r w:rsidRPr="00FB5D06">
        <w:rPr>
          <w:rFonts w:ascii="Times New Roman" w:hAnsi="Times New Roman" w:cs="Times New Roman"/>
        </w:rPr>
        <w:t xml:space="preserve"> </w:t>
      </w:r>
      <w:r w:rsidR="00FB5D06" w:rsidRPr="00FB5D06">
        <w:rPr>
          <w:rFonts w:ascii="Times New Roman" w:hAnsi="Times New Roman" w:cs="Times New Roman"/>
        </w:rPr>
        <w:t xml:space="preserve">periods. </w:t>
      </w:r>
      <w:r>
        <w:rPr>
          <w:rFonts w:ascii="Times New Roman" w:hAnsi="Times New Roman" w:cs="Times New Roman"/>
        </w:rPr>
        <w:t>T</w:t>
      </w:r>
      <w:r w:rsidR="00FB5D06" w:rsidRPr="00FB5D06">
        <w:rPr>
          <w:rFonts w:ascii="Times New Roman" w:hAnsi="Times New Roman" w:cs="Times New Roman"/>
        </w:rPr>
        <w:t>he contribution to changes of IWGI index</w:t>
      </w:r>
      <w:r w:rsidR="00251157">
        <w:rPr>
          <w:rFonts w:ascii="Times New Roman" w:hAnsi="Times New Roman" w:cs="Times New Roman"/>
        </w:rPr>
        <w:t xml:space="preserve"> along with each main indicator</w:t>
      </w:r>
      <w:r w:rsidR="00FB5D06" w:rsidRPr="00FB5D06">
        <w:rPr>
          <w:rFonts w:ascii="Times New Roman" w:hAnsi="Times New Roman" w:cs="Times New Roman"/>
        </w:rPr>
        <w:t xml:space="preserve"> were </w:t>
      </w:r>
      <w:r>
        <w:rPr>
          <w:rFonts w:ascii="Times New Roman" w:hAnsi="Times New Roman" w:cs="Times New Roman"/>
        </w:rPr>
        <w:t xml:space="preserve">also </w:t>
      </w:r>
      <w:r w:rsidR="00FB5D06" w:rsidRPr="00FB5D06">
        <w:rPr>
          <w:rFonts w:ascii="Times New Roman" w:hAnsi="Times New Roman" w:cs="Times New Roman"/>
        </w:rPr>
        <w:t>decomposed and calculated separately for each regime period.</w:t>
      </w:r>
    </w:p>
    <w:p w14:paraId="02BB6F7F" w14:textId="77777777" w:rsidR="00BE3742" w:rsidRPr="00FB5D06" w:rsidRDefault="00FB5D06" w:rsidP="006C0E33">
      <w:pPr>
        <w:pStyle w:val="2"/>
        <w:jc w:val="both"/>
        <w:rPr>
          <w:rFonts w:ascii="Times New Roman" w:hAnsi="Times New Roman" w:cs="Times New Roman"/>
        </w:rPr>
      </w:pPr>
      <w:bookmarkStart w:id="134" w:name="integrated-water-governance-iwgi"/>
      <w:r w:rsidRPr="00FB5D06">
        <w:rPr>
          <w:rFonts w:ascii="Times New Roman" w:hAnsi="Times New Roman" w:cs="Times New Roman"/>
        </w:rPr>
        <w:t>Integrated Water Governance (IWGI)</w:t>
      </w:r>
      <w:bookmarkEnd w:id="134"/>
    </w:p>
    <w:p w14:paraId="6BB105EB" w14:textId="4DCB7860"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Water resources governance system is closely related to </w:t>
      </w:r>
      <w:r w:rsidR="00680C76">
        <w:rPr>
          <w:rFonts w:ascii="Times New Roman" w:hAnsi="Times New Roman" w:cs="Times New Roman"/>
        </w:rPr>
        <w:t>a</w:t>
      </w:r>
      <w:r w:rsidR="00680C76" w:rsidRPr="00FB5D06">
        <w:rPr>
          <w:rFonts w:ascii="Times New Roman" w:hAnsi="Times New Roman" w:cs="Times New Roman"/>
        </w:rPr>
        <w:t xml:space="preserve"> </w:t>
      </w:r>
      <w:r w:rsidRPr="00FB5D06">
        <w:rPr>
          <w:rFonts w:ascii="Times New Roman" w:hAnsi="Times New Roman" w:cs="Times New Roman"/>
        </w:rPr>
        <w:t xml:space="preserve">transformation towards </w:t>
      </w:r>
      <w:r w:rsidR="00680C76">
        <w:rPr>
          <w:rFonts w:ascii="Times New Roman" w:hAnsi="Times New Roman" w:cs="Times New Roman"/>
        </w:rPr>
        <w:t xml:space="preserve">a </w:t>
      </w:r>
      <w:proofErr w:type="spellStart"/>
      <w:r w:rsidRPr="00FB5D06">
        <w:rPr>
          <w:rFonts w:ascii="Times New Roman" w:hAnsi="Times New Roman" w:cs="Times New Roman"/>
        </w:rPr>
        <w:t>hydrosocial</w:t>
      </w:r>
      <w:proofErr w:type="spellEnd"/>
      <w:r w:rsidRPr="00FB5D06">
        <w:rPr>
          <w:rFonts w:ascii="Times New Roman" w:hAnsi="Times New Roman" w:cs="Times New Roman"/>
        </w:rPr>
        <w:t xml:space="preserve"> water cycle in </w:t>
      </w:r>
      <w:r w:rsidR="00680C76">
        <w:rPr>
          <w:rFonts w:ascii="Times New Roman" w:hAnsi="Times New Roman" w:cs="Times New Roman"/>
        </w:rPr>
        <w:t xml:space="preserve">the </w:t>
      </w:r>
      <w:r w:rsidRPr="00FB5D06">
        <w:rPr>
          <w:rFonts w:ascii="Times New Roman" w:hAnsi="Times New Roman" w:cs="Times New Roman"/>
        </w:rPr>
        <w:t xml:space="preserve">three dimensions below (see </w:t>
      </w:r>
      <w:r w:rsidRPr="00FB5D06">
        <w:rPr>
          <w:rFonts w:ascii="Times New Roman" w:hAnsi="Times New Roman" w:cs="Times New Roman"/>
          <w:i/>
        </w:rPr>
        <w:t>SI Appendix</w:t>
      </w:r>
      <w:r w:rsidRPr="00FB5D06">
        <w:rPr>
          <w:rFonts w:ascii="Times New Roman" w:hAnsi="Times New Roman" w:cs="Times New Roman"/>
        </w:rPr>
        <w:t xml:space="preserve"> Methods S4 for details) (4, 5, 56):</w:t>
      </w:r>
    </w:p>
    <w:p w14:paraId="013CFDB7" w14:textId="645E45D1" w:rsidR="00BE3742" w:rsidRPr="00FB5D06" w:rsidRDefault="00680C76" w:rsidP="006C0E33">
      <w:pPr>
        <w:numPr>
          <w:ilvl w:val="0"/>
          <w:numId w:val="2"/>
        </w:numPr>
        <w:jc w:val="both"/>
        <w:rPr>
          <w:rFonts w:ascii="Times New Roman" w:hAnsi="Times New Roman" w:cs="Times New Roman"/>
        </w:rPr>
      </w:pPr>
      <w:r>
        <w:rPr>
          <w:rFonts w:ascii="Times New Roman" w:hAnsi="Times New Roman" w:cs="Times New Roman"/>
        </w:rPr>
        <w:t>S</w:t>
      </w:r>
      <w:r w:rsidR="00FB5D06" w:rsidRPr="00FB5D06">
        <w:rPr>
          <w:rFonts w:ascii="Times New Roman" w:hAnsi="Times New Roman" w:cs="Times New Roman"/>
        </w:rPr>
        <w:t>ocio-economic dominance may lead to further demands o</w:t>
      </w:r>
      <w:r>
        <w:rPr>
          <w:rFonts w:ascii="Times New Roman" w:hAnsi="Times New Roman" w:cs="Times New Roman"/>
        </w:rPr>
        <w:t>n the</w:t>
      </w:r>
      <w:r w:rsidR="00FB5D06" w:rsidRPr="00FB5D06">
        <w:rPr>
          <w:rFonts w:ascii="Times New Roman" w:hAnsi="Times New Roman" w:cs="Times New Roman"/>
        </w:rPr>
        <w:t xml:space="preserve"> water supply (S) because of increasing water withdrawals. However, </w:t>
      </w:r>
      <w:r>
        <w:rPr>
          <w:rFonts w:ascii="Times New Roman" w:hAnsi="Times New Roman" w:cs="Times New Roman"/>
        </w:rPr>
        <w:t xml:space="preserve">since </w:t>
      </w:r>
      <w:r w:rsidR="00FB5D06" w:rsidRPr="00FB5D06">
        <w:rPr>
          <w:rFonts w:ascii="Times New Roman" w:hAnsi="Times New Roman" w:cs="Times New Roman"/>
        </w:rPr>
        <w:t>effective water governance may boost supply capacities to meet water demands by technical solutions in the process of development:</w:t>
      </w:r>
    </w:p>
    <w:p w14:paraId="1BDE0AE8" w14:textId="77777777" w:rsidR="00BE3742" w:rsidRPr="00FB5D06" w:rsidRDefault="00FB5D06" w:rsidP="006C0E33">
      <w:pPr>
        <w:pStyle w:val="a0"/>
        <w:jc w:val="both"/>
        <w:rPr>
          <w:rFonts w:ascii="Times New Roman" w:hAnsi="Times New Roman" w:cs="Times New Roman"/>
        </w:rPr>
      </w:pPr>
      <w:commentRangeStart w:id="135"/>
      <m:oMathPara>
        <m:oMathParaPr>
          <m:jc m:val="center"/>
        </m:oMathParaPr>
        <m:oMath>
          <m:r>
            <w:rPr>
              <w:rFonts w:ascii="Cambria Math" w:hAnsi="Cambria Math" w:cs="Times New Roman"/>
            </w:rPr>
            <m:t>Transformation∝</m:t>
          </m:r>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-1</m:t>
              </m:r>
            </m:sup>
          </m:sSup>
          <w:commentRangeEnd w:id="135"/>
          <m:r>
            <m:rPr>
              <m:sty m:val="p"/>
            </m:rPr>
            <w:rPr>
              <w:rStyle w:val="af4"/>
            </w:rPr>
            <w:commentReference w:id="135"/>
          </m:r>
        </m:oMath>
      </m:oMathPara>
    </w:p>
    <w:p w14:paraId="30552D51" w14:textId="3CC70105" w:rsidR="00BE3742" w:rsidRPr="00FB5D06" w:rsidRDefault="00FB5D06" w:rsidP="006C0E33">
      <w:pPr>
        <w:numPr>
          <w:ilvl w:val="0"/>
          <w:numId w:val="2"/>
        </w:numPr>
        <w:jc w:val="both"/>
        <w:rPr>
          <w:rFonts w:ascii="Times New Roman" w:hAnsi="Times New Roman" w:cs="Times New Roman"/>
        </w:rPr>
      </w:pPr>
      <w:r w:rsidRPr="00FB5D06">
        <w:rPr>
          <w:rFonts w:ascii="Times New Roman" w:hAnsi="Times New Roman" w:cs="Times New Roman"/>
        </w:rPr>
        <w:t xml:space="preserve">Transformation is usually accompanied by a </w:t>
      </w:r>
      <w:r w:rsidR="00680C76">
        <w:rPr>
          <w:rFonts w:ascii="Times New Roman" w:hAnsi="Times New Roman" w:cs="Times New Roman"/>
        </w:rPr>
        <w:t>change</w:t>
      </w:r>
      <w:r w:rsidR="00680C76" w:rsidRPr="00FB5D06">
        <w:rPr>
          <w:rFonts w:ascii="Times New Roman" w:hAnsi="Times New Roman" w:cs="Times New Roman"/>
        </w:rPr>
        <w:t xml:space="preserve"> </w:t>
      </w:r>
      <w:r w:rsidRPr="00FB5D06">
        <w:rPr>
          <w:rFonts w:ascii="Times New Roman" w:hAnsi="Times New Roman" w:cs="Times New Roman"/>
        </w:rPr>
        <w:t xml:space="preserve">of purpose in water governance towards socio-economic services (usually </w:t>
      </w:r>
      <w:r w:rsidR="00680C76">
        <w:rPr>
          <w:rFonts w:ascii="Times New Roman" w:hAnsi="Times New Roman" w:cs="Times New Roman"/>
        </w:rPr>
        <w:t xml:space="preserve">towards </w:t>
      </w:r>
      <w:r w:rsidRPr="00FB5D06">
        <w:rPr>
          <w:rFonts w:ascii="Times New Roman" w:hAnsi="Times New Roman" w:cs="Times New Roman"/>
        </w:rPr>
        <w:t>non-provisioning purposes), because of higher returns:</w:t>
      </w:r>
    </w:p>
    <w:p w14:paraId="4EB842E5"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m:t>Transformation∝P</m:t>
          </m:r>
        </m:oMath>
      </m:oMathPara>
    </w:p>
    <w:p w14:paraId="0DEB31CF" w14:textId="1FEAF1C1" w:rsidR="00BE3742" w:rsidRPr="00FB5D06" w:rsidRDefault="00FB5D06" w:rsidP="006C0E33">
      <w:pPr>
        <w:numPr>
          <w:ilvl w:val="0"/>
          <w:numId w:val="2"/>
        </w:numPr>
        <w:jc w:val="both"/>
        <w:rPr>
          <w:rFonts w:ascii="Times New Roman" w:hAnsi="Times New Roman" w:cs="Times New Roman"/>
        </w:rPr>
      </w:pPr>
      <w:r w:rsidRPr="00FB5D06">
        <w:rPr>
          <w:rFonts w:ascii="Times New Roman" w:hAnsi="Times New Roman" w:cs="Times New Roman"/>
        </w:rPr>
        <w:t>Transformation usually lead</w:t>
      </w:r>
      <w:r w:rsidR="009D5A7C">
        <w:rPr>
          <w:rFonts w:ascii="Times New Roman" w:hAnsi="Times New Roman" w:cs="Times New Roman"/>
        </w:rPr>
        <w:t>s</w:t>
      </w:r>
      <w:r w:rsidRPr="00FB5D06">
        <w:rPr>
          <w:rFonts w:ascii="Times New Roman" w:hAnsi="Times New Roman" w:cs="Times New Roman"/>
        </w:rPr>
        <w:t xml:space="preserve"> to more complicated structure</w:t>
      </w:r>
      <w:r w:rsidR="00680C76">
        <w:rPr>
          <w:rFonts w:ascii="Times New Roman" w:hAnsi="Times New Roman" w:cs="Times New Roman"/>
        </w:rPr>
        <w:t>s</w:t>
      </w:r>
      <w:r w:rsidRPr="00FB5D06">
        <w:rPr>
          <w:rFonts w:ascii="Times New Roman" w:hAnsi="Times New Roman" w:cs="Times New Roman"/>
        </w:rPr>
        <w:t xml:space="preserve"> in water allocation, </w:t>
      </w:r>
      <w:r w:rsidR="001A3546">
        <w:rPr>
          <w:rFonts w:ascii="Times New Roman" w:hAnsi="Times New Roman" w:cs="Times New Roman"/>
        </w:rPr>
        <w:t>as</w:t>
      </w:r>
      <w:r w:rsidRPr="00FB5D06">
        <w:rPr>
          <w:rFonts w:ascii="Times New Roman" w:hAnsi="Times New Roman" w:cs="Times New Roman"/>
        </w:rPr>
        <w:t xml:space="preserve"> a result of division and cooperation between regions and sectors because of environmental context and economic comparative advantages:</w:t>
      </w:r>
    </w:p>
    <w:p w14:paraId="12E28F7E"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m:t>Transformation∝A</m:t>
          </m:r>
        </m:oMath>
      </m:oMathPara>
    </w:p>
    <w:p w14:paraId="18A79E95" w14:textId="0CBE7402"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lastRenderedPageBreak/>
        <w:t>We combine</w:t>
      </w:r>
      <w:r w:rsidR="001A3546">
        <w:rPr>
          <w:rFonts w:ascii="Times New Roman" w:hAnsi="Times New Roman" w:cs="Times New Roman"/>
        </w:rPr>
        <w:t>d</w:t>
      </w:r>
      <w:r w:rsidRPr="00FB5D06">
        <w:rPr>
          <w:rFonts w:ascii="Times New Roman" w:hAnsi="Times New Roman" w:cs="Times New Roman"/>
        </w:rPr>
        <w:t xml:space="preserve"> the</w:t>
      </w:r>
      <w:r w:rsidR="001A3546">
        <w:rPr>
          <w:rFonts w:ascii="Times New Roman" w:hAnsi="Times New Roman" w:cs="Times New Roman"/>
        </w:rPr>
        <w:t>se</w:t>
      </w:r>
      <w:r w:rsidRPr="00FB5D06">
        <w:rPr>
          <w:rFonts w:ascii="Times New Roman" w:hAnsi="Times New Roman" w:cs="Times New Roman"/>
        </w:rPr>
        <w:t xml:space="preserve"> three dimensions </w:t>
      </w:r>
      <w:r w:rsidR="001A3546">
        <w:rPr>
          <w:rFonts w:ascii="Times New Roman" w:hAnsi="Times New Roman" w:cs="Times New Roman"/>
        </w:rPr>
        <w:t>into</w:t>
      </w:r>
      <w:r w:rsidR="001A3546" w:rsidRPr="00FB5D06">
        <w:rPr>
          <w:rFonts w:ascii="Times New Roman" w:hAnsi="Times New Roman" w:cs="Times New Roman"/>
        </w:rPr>
        <w:t xml:space="preserve"> </w:t>
      </w:r>
      <w:r w:rsidRPr="00FB5D06">
        <w:rPr>
          <w:rFonts w:ascii="Times New Roman" w:hAnsi="Times New Roman" w:cs="Times New Roman"/>
        </w:rPr>
        <w:t>a</w:t>
      </w:r>
      <w:r w:rsidR="001A3546">
        <w:rPr>
          <w:rFonts w:ascii="Times New Roman" w:hAnsi="Times New Roman" w:cs="Times New Roman"/>
        </w:rPr>
        <w:t xml:space="preserve"> single</w:t>
      </w:r>
      <w:r w:rsidRPr="00FB5D06">
        <w:rPr>
          <w:rFonts w:ascii="Times New Roman" w:hAnsi="Times New Roman" w:cs="Times New Roman"/>
        </w:rPr>
        <w:t xml:space="preserve"> integrated index, </w:t>
      </w:r>
      <w:r w:rsidR="001A3546">
        <w:rPr>
          <w:rFonts w:ascii="Times New Roman" w:hAnsi="Times New Roman" w:cs="Times New Roman"/>
        </w:rPr>
        <w:t>keeping</w:t>
      </w:r>
      <w:r w:rsidR="001A3546" w:rsidRPr="00FB5D06">
        <w:rPr>
          <w:rFonts w:ascii="Times New Roman" w:hAnsi="Times New Roman" w:cs="Times New Roman"/>
        </w:rPr>
        <w:t xml:space="preserve"> </w:t>
      </w:r>
      <w:r w:rsidRPr="00FB5D06">
        <w:rPr>
          <w:rFonts w:ascii="Times New Roman" w:hAnsi="Times New Roman" w:cs="Times New Roman"/>
        </w:rPr>
        <w:t>their positive or negative relationship with the transformation towards</w:t>
      </w:r>
      <w:r w:rsidR="001A3546">
        <w:rPr>
          <w:rFonts w:ascii="Times New Roman" w:hAnsi="Times New Roman" w:cs="Times New Roman"/>
        </w:rPr>
        <w:t xml:space="preserve"> a</w:t>
      </w:r>
      <w:r w:rsidRPr="00FB5D06">
        <w:rPr>
          <w:rFonts w:ascii="Times New Roman" w:hAnsi="Times New Roman" w:cs="Times New Roman"/>
        </w:rPr>
        <w:t xml:space="preserve"> </w:t>
      </w:r>
      <w:proofErr w:type="spellStart"/>
      <w:r w:rsidRPr="00FB5D06">
        <w:rPr>
          <w:rFonts w:ascii="Times New Roman" w:hAnsi="Times New Roman" w:cs="Times New Roman"/>
        </w:rPr>
        <w:t>hydrosocial</w:t>
      </w:r>
      <w:proofErr w:type="spellEnd"/>
      <w:r w:rsidRPr="00FB5D06">
        <w:rPr>
          <w:rFonts w:ascii="Times New Roman" w:hAnsi="Times New Roman" w:cs="Times New Roman"/>
        </w:rPr>
        <w:t xml:space="preserve"> water cycle:</w:t>
      </w:r>
    </w:p>
    <w:p w14:paraId="717B6A61"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m:t>Transformation∝P*A*</m:t>
          </m:r>
          <m:sSup>
            <m:sSupPr>
              <m:ctrlPr>
                <w:rPr>
                  <w:rFonts w:ascii="Cambria Math" w:hAnsi="Cambria Math" w:cs="Times New Roman"/>
                </w:rPr>
              </m:ctrlPr>
            </m:sSupPr>
            <m:e>
              <m:r>
                <w:rPr>
                  <w:rFonts w:ascii="Cambria Math" w:hAnsi="Cambria Math" w:cs="Times New Roman"/>
                </w:rPr>
                <m:t>S</m:t>
              </m:r>
            </m:e>
            <m:sup>
              <m:r>
                <w:rPr>
                  <w:rFonts w:ascii="Cambria Math" w:hAnsi="Cambria Math" w:cs="Times New Roman"/>
                </w:rPr>
                <m:t>-1</m:t>
              </m:r>
            </m:sup>
          </m:sSup>
        </m:oMath>
      </m:oMathPara>
    </w:p>
    <w:p w14:paraId="26AD0A8B" w14:textId="01751BAA"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To effectively represent the three dimensions, we select</w:t>
      </w:r>
      <w:r w:rsidR="001A3546">
        <w:rPr>
          <w:rFonts w:ascii="Times New Roman" w:hAnsi="Times New Roman" w:cs="Times New Roman"/>
        </w:rPr>
        <w:t>ed</w:t>
      </w:r>
      <w:r w:rsidRPr="00FB5D06">
        <w:rPr>
          <w:rFonts w:ascii="Times New Roman" w:hAnsi="Times New Roman" w:cs="Times New Roman"/>
        </w:rPr>
        <w:t xml:space="preserve"> an appropriate indicator (</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x</m:t>
            </m:r>
          </m:sub>
        </m:sSub>
      </m:oMath>
      <w:r w:rsidRPr="00FB5D06">
        <w:rPr>
          <w:rFonts w:ascii="Times New Roman" w:hAnsi="Times New Roman" w:cs="Times New Roman"/>
        </w:rPr>
        <w:t xml:space="preserve">, </w:t>
      </w:r>
      <m:oMath>
        <m:r>
          <w:rPr>
            <w:rFonts w:ascii="Cambria Math" w:hAnsi="Cambria Math" w:cs="Times New Roman"/>
          </w:rPr>
          <m:t>x=S</m:t>
        </m:r>
      </m:oMath>
      <w:r w:rsidRPr="00FB5D06">
        <w:rPr>
          <w:rFonts w:ascii="Times New Roman" w:hAnsi="Times New Roman" w:cs="Times New Roman"/>
        </w:rPr>
        <w:t xml:space="preserve">, </w:t>
      </w:r>
      <m:oMath>
        <m:r>
          <w:rPr>
            <w:rFonts w:ascii="Cambria Math" w:hAnsi="Cambria Math" w:cs="Times New Roman"/>
          </w:rPr>
          <m:t>P</m:t>
        </m:r>
      </m:oMath>
      <w:r w:rsidRPr="00FB5D06">
        <w:rPr>
          <w:rFonts w:ascii="Times New Roman" w:hAnsi="Times New Roman" w:cs="Times New Roman"/>
        </w:rPr>
        <w:t xml:space="preserve"> or </w:t>
      </w:r>
      <m:oMath>
        <m:r>
          <w:rPr>
            <w:rFonts w:ascii="Cambria Math" w:hAnsi="Cambria Math" w:cs="Times New Roman"/>
          </w:rPr>
          <m:t>A</m:t>
        </m:r>
      </m:oMath>
      <w:r w:rsidRPr="00FB5D06">
        <w:rPr>
          <w:rFonts w:ascii="Times New Roman" w:hAnsi="Times New Roman" w:cs="Times New Roman"/>
        </w:rPr>
        <w:t xml:space="preserve"> corresponding to supply, purpose, and allocation respectively) for each dimension. Then, the above equation </w:t>
      </w:r>
      <w:r w:rsidR="001A3546">
        <w:rPr>
          <w:rFonts w:ascii="Times New Roman" w:hAnsi="Times New Roman" w:cs="Times New Roman"/>
        </w:rPr>
        <w:t>wa</w:t>
      </w:r>
      <w:r w:rsidRPr="00FB5D06">
        <w:rPr>
          <w:rFonts w:ascii="Times New Roman" w:hAnsi="Times New Roman" w:cs="Times New Roman"/>
        </w:rPr>
        <w:t>s transformed into a natural logarithm to facilitate calculation:</w:t>
      </w:r>
    </w:p>
    <w:p w14:paraId="577A4159"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m:t>Transformation∝ln(</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S</m:t>
              </m:r>
            </m:sub>
          </m:sSub>
          <m:r>
            <w:rPr>
              <w:rFonts w:ascii="Cambria Math" w:hAnsi="Cambria Math" w:cs="Times New Roman"/>
            </w:rPr>
            <m:t>)+ln(</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P</m:t>
              </m:r>
            </m:sub>
          </m:sSub>
          <m:r>
            <w:rPr>
              <w:rFonts w:ascii="Cambria Math" w:hAnsi="Cambria Math" w:cs="Times New Roman"/>
            </w:rPr>
            <m:t>)-ln(</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A</m:t>
              </m:r>
            </m:sub>
          </m:sSub>
          <m:r>
            <w:rPr>
              <w:rFonts w:ascii="Cambria Math" w:hAnsi="Cambria Math" w:cs="Times New Roman"/>
            </w:rPr>
            <m:t>)</m:t>
          </m:r>
        </m:oMath>
      </m:oMathPara>
    </w:p>
    <w:p w14:paraId="0829DEC8" w14:textId="32C2699E"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Assuming they have equal weights, the Integrated Water Governance Index (IWGI)</w:t>
      </w:r>
      <w:r w:rsidR="001A3546">
        <w:rPr>
          <w:rFonts w:ascii="Times New Roman" w:hAnsi="Times New Roman" w:cs="Times New Roman"/>
        </w:rPr>
        <w:t xml:space="preserve"> is</w:t>
      </w:r>
      <w:r w:rsidRPr="00FB5D06">
        <w:rPr>
          <w:rFonts w:ascii="Times New Roman" w:hAnsi="Times New Roman" w:cs="Times New Roman"/>
        </w:rPr>
        <w:t>:</w:t>
      </w:r>
    </w:p>
    <w:p w14:paraId="49546444"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m:t>IWGI=I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S</m:t>
              </m:r>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P</m:t>
              </m:r>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A</m:t>
              </m:r>
            </m:sub>
          </m:sSub>
        </m:oMath>
      </m:oMathPara>
    </w:p>
    <w:p w14:paraId="459754BA" w14:textId="77777777"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where </w:t>
      </w:r>
      <m:oMath>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x</m:t>
            </m:r>
          </m:sub>
        </m:sSub>
      </m:oMath>
      <w:r w:rsidRPr="00FB5D06">
        <w:rPr>
          <w:rFonts w:ascii="Times New Roman" w:hAnsi="Times New Roman" w:cs="Times New Roman"/>
        </w:rPr>
        <w:t xml:space="preserve"> is a normalization of log-transformed indicator </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x</m:t>
            </m:r>
          </m:sub>
        </m:sSub>
      </m:oMath>
      <w:r w:rsidRPr="00FB5D06">
        <w:rPr>
          <w:rFonts w:ascii="Times New Roman" w:hAnsi="Times New Roman" w:cs="Times New Roman"/>
        </w:rPr>
        <w:t xml:space="preserve"> for a certain </w:t>
      </w:r>
      <w:proofErr w:type="gramStart"/>
      <w:r w:rsidRPr="00FB5D06">
        <w:rPr>
          <w:rFonts w:ascii="Times New Roman" w:hAnsi="Times New Roman" w:cs="Times New Roman"/>
        </w:rPr>
        <w:t>dimension:</w:t>
      </w:r>
      <w:proofErr w:type="gramEnd"/>
    </w:p>
    <w:p w14:paraId="599A3D1C"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x</m:t>
              </m:r>
            </m:sub>
          </m:sSub>
          <m:r>
            <w:rPr>
              <w:rFonts w:ascii="Cambria Math" w:hAnsi="Cambria Math" w:cs="Times New Roman"/>
            </w:rPr>
            <m:t>=normalize(ln(</m:t>
          </m:r>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x</m:t>
              </m:r>
            </m:sub>
          </m:sSub>
          <m:r>
            <w:rPr>
              <w:rFonts w:ascii="Cambria Math" w:hAnsi="Cambria Math" w:cs="Times New Roman"/>
            </w:rPr>
            <m:t>))</m:t>
          </m:r>
        </m:oMath>
      </m:oMathPara>
    </w:p>
    <w:p w14:paraId="0D273756" w14:textId="77777777" w:rsidR="00BE3742" w:rsidRPr="00FB5D06" w:rsidRDefault="00FB5D06" w:rsidP="006C0E33">
      <w:pPr>
        <w:pStyle w:val="3"/>
        <w:jc w:val="both"/>
        <w:rPr>
          <w:rFonts w:ascii="Times New Roman" w:hAnsi="Times New Roman" w:cs="Times New Roman"/>
        </w:rPr>
      </w:pPr>
      <w:bookmarkStart w:id="136" w:name="normalization"/>
      <w:r w:rsidRPr="00FB5D06">
        <w:rPr>
          <w:rFonts w:ascii="Times New Roman" w:hAnsi="Times New Roman" w:cs="Times New Roman"/>
        </w:rPr>
        <w:t>Normalization</w:t>
      </w:r>
      <w:bookmarkEnd w:id="136"/>
    </w:p>
    <w:p w14:paraId="3482A1C1" w14:textId="71CC2AA5" w:rsidR="00BE3742" w:rsidRPr="00FB5D06" w:rsidRDefault="001A3546" w:rsidP="006C0E33">
      <w:pPr>
        <w:pStyle w:val="FirstParagraph"/>
        <w:jc w:val="both"/>
        <w:rPr>
          <w:rFonts w:ascii="Times New Roman" w:hAnsi="Times New Roman" w:cs="Times New Roman"/>
        </w:rPr>
      </w:pPr>
      <w:r>
        <w:rPr>
          <w:rFonts w:ascii="Times New Roman" w:hAnsi="Times New Roman" w:cs="Times New Roman"/>
        </w:rPr>
        <w:t>W</w:t>
      </w:r>
      <w:r w:rsidR="00FB5D06" w:rsidRPr="00FB5D06">
        <w:rPr>
          <w:rFonts w:ascii="Times New Roman" w:hAnsi="Times New Roman" w:cs="Times New Roman"/>
        </w:rPr>
        <w:t xml:space="preserve">e tested different normalization methods and </w:t>
      </w:r>
      <w:r>
        <w:rPr>
          <w:rFonts w:ascii="Times New Roman" w:hAnsi="Times New Roman" w:cs="Times New Roman"/>
        </w:rPr>
        <w:t>they</w:t>
      </w:r>
      <w:r w:rsidR="00FB5D06" w:rsidRPr="00FB5D06">
        <w:rPr>
          <w:rFonts w:ascii="Times New Roman" w:hAnsi="Times New Roman" w:cs="Times New Roman"/>
        </w:rPr>
        <w:t xml:space="preserve"> </w:t>
      </w:r>
      <w:r w:rsidRPr="00FB5D06">
        <w:rPr>
          <w:rFonts w:ascii="Times New Roman" w:hAnsi="Times New Roman" w:cs="Times New Roman"/>
        </w:rPr>
        <w:t>ma</w:t>
      </w:r>
      <w:r>
        <w:rPr>
          <w:rFonts w:ascii="Times New Roman" w:hAnsi="Times New Roman" w:cs="Times New Roman"/>
        </w:rPr>
        <w:t>de</w:t>
      </w:r>
      <w:r w:rsidRPr="00FB5D06">
        <w:rPr>
          <w:rFonts w:ascii="Times New Roman" w:hAnsi="Times New Roman" w:cs="Times New Roman"/>
        </w:rPr>
        <w:t xml:space="preserve"> </w:t>
      </w:r>
      <w:r w:rsidR="00FB5D06" w:rsidRPr="00FB5D06">
        <w:rPr>
          <w:rFonts w:ascii="Times New Roman" w:hAnsi="Times New Roman" w:cs="Times New Roman"/>
        </w:rPr>
        <w:t xml:space="preserve">no difference in change point detection (see </w:t>
      </w:r>
      <w:r w:rsidR="00FB5D06" w:rsidRPr="00FB5D06">
        <w:rPr>
          <w:rFonts w:ascii="Times New Roman" w:hAnsi="Times New Roman" w:cs="Times New Roman"/>
          <w:i/>
        </w:rPr>
        <w:t>SI Appendix</w:t>
      </w:r>
      <w:r w:rsidR="00FB5D06" w:rsidRPr="00FB5D06">
        <w:rPr>
          <w:rFonts w:ascii="Times New Roman" w:hAnsi="Times New Roman" w:cs="Times New Roman"/>
        </w:rPr>
        <w:t xml:space="preserve"> Methods S5. Sensitivity analysis). </w:t>
      </w:r>
      <w:r>
        <w:rPr>
          <w:rFonts w:ascii="Times New Roman" w:hAnsi="Times New Roman" w:cs="Times New Roman"/>
        </w:rPr>
        <w:t>W</w:t>
      </w:r>
      <w:r w:rsidR="00FB5D06" w:rsidRPr="00FB5D06">
        <w:rPr>
          <w:rFonts w:ascii="Times New Roman" w:hAnsi="Times New Roman" w:cs="Times New Roman"/>
        </w:rPr>
        <w:t xml:space="preserve">e performed min-max normalization </w:t>
      </w:r>
      <w:r>
        <w:rPr>
          <w:rFonts w:ascii="Times New Roman" w:hAnsi="Times New Roman" w:cs="Times New Roman"/>
        </w:rPr>
        <w:t>using</w:t>
      </w:r>
      <w:r w:rsidRPr="00FB5D06">
        <w:rPr>
          <w:rFonts w:ascii="Times New Roman" w:hAnsi="Times New Roman" w:cs="Times New Roman"/>
        </w:rPr>
        <w:t xml:space="preserve"> </w:t>
      </w:r>
      <w:r w:rsidR="00FB5D06" w:rsidRPr="00FB5D06">
        <w:rPr>
          <w:rFonts w:ascii="Times New Roman" w:hAnsi="Times New Roman" w:cs="Times New Roman"/>
        </w:rPr>
        <w:t>the formulation below:</w:t>
      </w:r>
    </w:p>
    <w:p w14:paraId="128435D8"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m:t>normalize(X)=(X-</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max</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min</m:t>
              </m:r>
            </m:sub>
          </m:sSub>
          <m:r>
            <w:rPr>
              <w:rFonts w:ascii="Cambria Math" w:hAnsi="Cambria Math" w:cs="Times New Roman"/>
            </w:rPr>
            <m:t>)</m:t>
          </m:r>
        </m:oMath>
      </m:oMathPara>
    </w:p>
    <w:p w14:paraId="751252F1" w14:textId="77777777" w:rsidR="00BE3742" w:rsidRPr="00FB5D06" w:rsidRDefault="00FB5D06" w:rsidP="006C0E33">
      <w:pPr>
        <w:pStyle w:val="3"/>
        <w:jc w:val="both"/>
        <w:rPr>
          <w:rFonts w:ascii="Times New Roman" w:hAnsi="Times New Roman" w:cs="Times New Roman"/>
        </w:rPr>
      </w:pPr>
      <w:bookmarkStart w:id="137" w:name="indicator-of-stress"/>
      <w:r w:rsidRPr="00FB5D06">
        <w:rPr>
          <w:rFonts w:ascii="Times New Roman" w:hAnsi="Times New Roman" w:cs="Times New Roman"/>
        </w:rPr>
        <w:t>Indicator of Stress</w:t>
      </w:r>
      <w:bookmarkEnd w:id="137"/>
    </w:p>
    <w:p w14:paraId="5B04DF96" w14:textId="1150718E"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We </w:t>
      </w:r>
      <w:r w:rsidR="0084150C">
        <w:rPr>
          <w:rFonts w:ascii="Times New Roman" w:hAnsi="Times New Roman" w:cs="Times New Roman"/>
        </w:rPr>
        <w:t>used</w:t>
      </w:r>
      <w:r w:rsidRPr="00FB5D06">
        <w:rPr>
          <w:rFonts w:ascii="Times New Roman" w:hAnsi="Times New Roman" w:cs="Times New Roman"/>
        </w:rPr>
        <w:t xml:space="preserve"> the scarcity-flexibility-variability (SFV) water stress index proposed in Qin et al., 2019 to evaluate water supply capacities (</w:t>
      </w:r>
      <m:oMath>
        <m:r>
          <w:rPr>
            <w:rFonts w:ascii="Cambria Math" w:hAnsi="Cambria Math" w:cs="Times New Roman"/>
          </w:rPr>
          <m:t>SF</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oMath>
      <w:r w:rsidRPr="00FB5D06">
        <w:rPr>
          <w:rFonts w:ascii="Times New Roman" w:hAnsi="Times New Roman" w:cs="Times New Roman"/>
        </w:rPr>
        <w:t xml:space="preserve">) as the indicator in a certain region </w:t>
      </w:r>
      <m:oMath>
        <m:r>
          <w:rPr>
            <w:rFonts w:ascii="Cambria Math" w:hAnsi="Cambria Math" w:cs="Times New Roman"/>
          </w:rPr>
          <m:t>i</m:t>
        </m:r>
      </m:oMath>
      <w:r w:rsidRPr="00FB5D06">
        <w:rPr>
          <w:rFonts w:ascii="Times New Roman" w:hAnsi="Times New Roman" w:cs="Times New Roman"/>
        </w:rPr>
        <w:t xml:space="preserve"> (18). This metric takes into account management measures (such as the construction of reservoirs) and the impact of changes in the industrial structure of water use on the evaluation of water scarcity (see </w:t>
      </w:r>
      <w:r w:rsidRPr="00FB5D06">
        <w:rPr>
          <w:rFonts w:ascii="Times New Roman" w:hAnsi="Times New Roman" w:cs="Times New Roman"/>
          <w:i/>
        </w:rPr>
        <w:t>SI Appendix</w:t>
      </w:r>
      <w:r w:rsidRPr="00FB5D06">
        <w:rPr>
          <w:rFonts w:ascii="Times New Roman" w:hAnsi="Times New Roman" w:cs="Times New Roman"/>
        </w:rPr>
        <w:t xml:space="preserve"> Methods S4 for details). For the whole YRB, </w:t>
      </w:r>
      <w:r w:rsidR="0084150C">
        <w:rPr>
          <w:rFonts w:ascii="Times New Roman" w:hAnsi="Times New Roman" w:cs="Times New Roman"/>
        </w:rPr>
        <w:t xml:space="preserve">the </w:t>
      </w:r>
      <w:r w:rsidRPr="00FB5D06">
        <w:rPr>
          <w:rFonts w:ascii="Times New Roman" w:hAnsi="Times New Roman" w:cs="Times New Roman"/>
        </w:rPr>
        <w:t xml:space="preserve">indicator of supply capacity </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S</m:t>
            </m:r>
          </m:sub>
        </m:sSub>
      </m:oMath>
      <w:r w:rsidRPr="00FB5D06">
        <w:rPr>
          <w:rFonts w:ascii="Times New Roman" w:hAnsi="Times New Roman" w:cs="Times New Roman"/>
        </w:rPr>
        <w:t xml:space="preserve"> is the average of all regions’ SFV-index:</w:t>
      </w:r>
    </w:p>
    <w:p w14:paraId="65025708" w14:textId="77777777" w:rsidR="00BE3742" w:rsidRPr="00FB5D06" w:rsidRDefault="00E525E2" w:rsidP="006C0E33">
      <w:pPr>
        <w:pStyle w:val="a0"/>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S</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1</m:t>
              </m:r>
            </m:num>
            <m:den>
              <m:r>
                <w:rPr>
                  <w:rFonts w:ascii="Cambria Math" w:hAnsi="Cambria Math" w:cs="Times New Roman"/>
                </w:rPr>
                <m:t>4</m:t>
              </m:r>
            </m:den>
          </m:f>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4</m:t>
              </m:r>
            </m:sup>
            <m:e>
              <m:r>
                <w:rPr>
                  <w:rFonts w:ascii="Cambria Math" w:hAnsi="Cambria Math" w:cs="Times New Roman"/>
                </w:rPr>
                <m:t>S</m:t>
              </m:r>
            </m:e>
          </m:nary>
          <m:r>
            <w:rPr>
              <w:rFonts w:ascii="Cambria Math" w:hAnsi="Cambria Math" w:cs="Times New Roman"/>
            </w:rPr>
            <m:t>F</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oMath>
      </m:oMathPara>
    </w:p>
    <w:p w14:paraId="25D1AA12" w14:textId="77777777"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Where </w:t>
      </w:r>
      <m:oMath>
        <m:r>
          <w:rPr>
            <w:rFonts w:ascii="Cambria Math" w:hAnsi="Cambria Math" w:cs="Times New Roman"/>
          </w:rPr>
          <m:t>SF</m:t>
        </m:r>
        <m:sSub>
          <m:sSubPr>
            <m:ctrlPr>
              <w:rPr>
                <w:rFonts w:ascii="Cambria Math" w:hAnsi="Cambria Math" w:cs="Times New Roman"/>
              </w:rPr>
            </m:ctrlPr>
          </m:sSubPr>
          <m:e>
            <m:r>
              <w:rPr>
                <w:rFonts w:ascii="Cambria Math" w:hAnsi="Cambria Math" w:cs="Times New Roman"/>
              </w:rPr>
              <m:t>V</m:t>
            </m:r>
          </m:e>
          <m:sub>
            <m:r>
              <w:rPr>
                <w:rFonts w:ascii="Cambria Math" w:hAnsi="Cambria Math" w:cs="Times New Roman"/>
              </w:rPr>
              <m:t>i</m:t>
            </m:r>
          </m:sub>
        </m:sSub>
      </m:oMath>
      <w:r w:rsidRPr="00FB5D06">
        <w:rPr>
          <w:rFonts w:ascii="Times New Roman" w:hAnsi="Times New Roman" w:cs="Times New Roman"/>
        </w:rPr>
        <w:t xml:space="preserve"> is the SFV-index for region </w:t>
      </w:r>
      <m:oMath>
        <m:r>
          <w:rPr>
            <w:rFonts w:ascii="Cambria Math" w:hAnsi="Cambria Math" w:cs="Times New Roman"/>
          </w:rPr>
          <m:t>i</m:t>
        </m:r>
      </m:oMath>
      <w:r w:rsidRPr="00FB5D06">
        <w:rPr>
          <w:rFonts w:ascii="Times New Roman" w:hAnsi="Times New Roman" w:cs="Times New Roman"/>
        </w:rPr>
        <w:t xml:space="preserve">, and </w:t>
      </w:r>
      <m:oMath>
        <m:r>
          <w:rPr>
            <w:rFonts w:ascii="Cambria Math" w:hAnsi="Cambria Math" w:cs="Times New Roman"/>
          </w:rPr>
          <m:t>i=1</m:t>
        </m:r>
      </m:oMath>
      <w:r w:rsidRPr="00FB5D06">
        <w:rPr>
          <w:rFonts w:ascii="Times New Roman" w:hAnsi="Times New Roman" w:cs="Times New Roman"/>
        </w:rPr>
        <w:t xml:space="preserve"> to </w:t>
      </w:r>
      <m:oMath>
        <m:r>
          <w:rPr>
            <w:rFonts w:ascii="Cambria Math" w:hAnsi="Cambria Math" w:cs="Times New Roman"/>
          </w:rPr>
          <m:t>4</m:t>
        </m:r>
      </m:oMath>
      <w:r w:rsidRPr="00FB5D06">
        <w:rPr>
          <w:rFonts w:ascii="Times New Roman" w:hAnsi="Times New Roman" w:cs="Times New Roman"/>
        </w:rPr>
        <w:t xml:space="preserve"> refers SR, UR, MR, and DR (see </w:t>
      </w:r>
      <w:r w:rsidRPr="00FB5D06">
        <w:rPr>
          <w:rFonts w:ascii="Times New Roman" w:hAnsi="Times New Roman" w:cs="Times New Roman"/>
          <w:i/>
        </w:rPr>
        <w:t>SI Appendix</w:t>
      </w:r>
      <w:r w:rsidRPr="00FB5D06">
        <w:rPr>
          <w:rFonts w:ascii="Times New Roman" w:hAnsi="Times New Roman" w:cs="Times New Roman"/>
        </w:rPr>
        <w:t xml:space="preserve"> Methods S1 Definition of study area).</w:t>
      </w:r>
    </w:p>
    <w:p w14:paraId="7776380C" w14:textId="77777777" w:rsidR="00BE3742" w:rsidRPr="00FB5D06" w:rsidRDefault="00FB5D06" w:rsidP="006C0E33">
      <w:pPr>
        <w:pStyle w:val="3"/>
        <w:jc w:val="both"/>
        <w:rPr>
          <w:rFonts w:ascii="Times New Roman" w:hAnsi="Times New Roman" w:cs="Times New Roman"/>
        </w:rPr>
      </w:pPr>
      <w:bookmarkStart w:id="138" w:name="indicator-of-purpose"/>
      <w:r w:rsidRPr="00FB5D06">
        <w:rPr>
          <w:rFonts w:ascii="Times New Roman" w:hAnsi="Times New Roman" w:cs="Times New Roman"/>
        </w:rPr>
        <w:t>Indicator of purpose</w:t>
      </w:r>
      <w:bookmarkEnd w:id="138"/>
    </w:p>
    <w:p w14:paraId="0D511774" w14:textId="0AB9D590"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To</w:t>
      </w:r>
      <w:r w:rsidR="0084150C">
        <w:rPr>
          <w:rFonts w:ascii="Times New Roman" w:hAnsi="Times New Roman" w:cs="Times New Roman"/>
        </w:rPr>
        <w:t xml:space="preserve"> quantify</w:t>
      </w:r>
      <w:r w:rsidRPr="00FB5D06">
        <w:rPr>
          <w:rFonts w:ascii="Times New Roman" w:hAnsi="Times New Roman" w:cs="Times New Roman"/>
        </w:rPr>
        <w:t xml:space="preserve"> purpose </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P</m:t>
            </m:r>
          </m:sub>
        </m:sSub>
      </m:oMath>
      <w:r w:rsidRPr="00FB5D06">
        <w:rPr>
          <w:rFonts w:ascii="Times New Roman" w:hAnsi="Times New Roman" w:cs="Times New Roman"/>
        </w:rPr>
        <w:t>, we use</w:t>
      </w:r>
      <w:r w:rsidR="0084150C">
        <w:rPr>
          <w:rFonts w:ascii="Times New Roman" w:hAnsi="Times New Roman" w:cs="Times New Roman"/>
        </w:rPr>
        <w:t>d</w:t>
      </w:r>
      <w:r w:rsidRPr="00FB5D06">
        <w:rPr>
          <w:rFonts w:ascii="Times New Roman" w:hAnsi="Times New Roman" w:cs="Times New Roman"/>
        </w:rPr>
        <w:t xml:space="preserve"> </w:t>
      </w:r>
      <w:r w:rsidR="0084150C">
        <w:rPr>
          <w:rFonts w:ascii="Times New Roman" w:hAnsi="Times New Roman" w:cs="Times New Roman"/>
        </w:rPr>
        <w:t>N</w:t>
      </w:r>
      <w:r w:rsidR="0084150C" w:rsidRPr="00FB5D06">
        <w:rPr>
          <w:rFonts w:ascii="Times New Roman" w:hAnsi="Times New Roman" w:cs="Times New Roman"/>
        </w:rPr>
        <w:t>on</w:t>
      </w:r>
      <w:r w:rsidRPr="00FB5D06">
        <w:rPr>
          <w:rFonts w:ascii="Times New Roman" w:hAnsi="Times New Roman" w:cs="Times New Roman"/>
        </w:rPr>
        <w:t>-</w:t>
      </w:r>
      <w:r w:rsidR="0084150C">
        <w:rPr>
          <w:rFonts w:ascii="Times New Roman" w:hAnsi="Times New Roman" w:cs="Times New Roman"/>
        </w:rPr>
        <w:t>P</w:t>
      </w:r>
      <w:r w:rsidR="0084150C" w:rsidRPr="00FB5D06">
        <w:rPr>
          <w:rFonts w:ascii="Times New Roman" w:hAnsi="Times New Roman" w:cs="Times New Roman"/>
        </w:rPr>
        <w:t xml:space="preserve">rovisioning </w:t>
      </w:r>
      <w:r w:rsidRPr="00FB5D06">
        <w:rPr>
          <w:rFonts w:ascii="Times New Roman" w:hAnsi="Times New Roman" w:cs="Times New Roman"/>
        </w:rPr>
        <w:t>purpose Shares (NPS) of water use as an indicator. While provisioning purpose water use (</w:t>
      </w:r>
      <m:oMath>
        <m:r>
          <w:rPr>
            <w:rFonts w:ascii="Cambria Math" w:hAnsi="Cambria Math" w:cs="Times New Roman"/>
          </w:rPr>
          <m:t>W</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pro</m:t>
            </m:r>
          </m:sub>
        </m:sSub>
      </m:oMath>
      <w:r w:rsidRPr="00FB5D06">
        <w:rPr>
          <w:rFonts w:ascii="Times New Roman" w:hAnsi="Times New Roman" w:cs="Times New Roman"/>
        </w:rPr>
        <w:t>) includes domestic, irrigated and livestock water uses, non-provisioning purpose water use (</w:t>
      </w:r>
      <m:oMath>
        <m:r>
          <w:rPr>
            <w:rFonts w:ascii="Cambria Math" w:hAnsi="Cambria Math" w:cs="Times New Roman"/>
          </w:rPr>
          <m:t>W</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non-pro</m:t>
            </m:r>
          </m:sub>
        </m:sSub>
      </m:oMath>
      <w:r w:rsidRPr="00FB5D06">
        <w:rPr>
          <w:rFonts w:ascii="Times New Roman" w:hAnsi="Times New Roman" w:cs="Times New Roman"/>
        </w:rPr>
        <w:t xml:space="preserve">) includes industrial and urban services water uses. </w:t>
      </w:r>
      <w:r w:rsidR="0084150C">
        <w:rPr>
          <w:rFonts w:ascii="Times New Roman" w:hAnsi="Times New Roman" w:cs="Times New Roman"/>
        </w:rPr>
        <w:t>W</w:t>
      </w:r>
      <w:r w:rsidRPr="00FB5D06">
        <w:rPr>
          <w:rFonts w:ascii="Times New Roman" w:hAnsi="Times New Roman" w:cs="Times New Roman"/>
        </w:rPr>
        <w:t>e calculate</w:t>
      </w:r>
      <w:r w:rsidR="0084150C">
        <w:rPr>
          <w:rFonts w:ascii="Times New Roman" w:hAnsi="Times New Roman" w:cs="Times New Roman"/>
        </w:rPr>
        <w:t>d</w:t>
      </w:r>
      <w:r w:rsidRPr="00FB5D06">
        <w:rPr>
          <w:rFonts w:ascii="Times New Roman" w:hAnsi="Times New Roman" w:cs="Times New Roman"/>
        </w:rPr>
        <w:t xml:space="preserve"> the NPS </w:t>
      </w:r>
      <w:r w:rsidR="0084150C">
        <w:rPr>
          <w:rFonts w:ascii="Times New Roman" w:hAnsi="Times New Roman" w:cs="Times New Roman"/>
        </w:rPr>
        <w:t>as</w:t>
      </w:r>
      <w:r w:rsidRPr="00FB5D06">
        <w:rPr>
          <w:rFonts w:ascii="Times New Roman" w:hAnsi="Times New Roman" w:cs="Times New Roman"/>
        </w:rPr>
        <w:t>:</w:t>
      </w:r>
    </w:p>
    <w:p w14:paraId="7AFD709D"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w:lastRenderedPageBreak/>
            <m:t>NP</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i</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W</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non-pro,i</m:t>
                  </m:r>
                </m:sub>
              </m:sSub>
            </m:num>
            <m:den>
              <m:r>
                <w:rPr>
                  <w:rFonts w:ascii="Cambria Math" w:hAnsi="Cambria Math" w:cs="Times New Roman"/>
                </w:rPr>
                <m:t>W</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pro,i</m:t>
                  </m:r>
                </m:sub>
              </m:sSub>
              <m:r>
                <w:rPr>
                  <w:rFonts w:ascii="Cambria Math" w:hAnsi="Cambria Math" w:cs="Times New Roman"/>
                </w:rPr>
                <m:t>+W</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non-pro,i</m:t>
                  </m:r>
                </m:sub>
              </m:sSub>
            </m:den>
          </m:f>
        </m:oMath>
      </m:oMathPara>
    </w:p>
    <w:p w14:paraId="67D62F11" w14:textId="77777777"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Where </w:t>
      </w:r>
      <m:oMath>
        <m:r>
          <w:rPr>
            <w:rFonts w:ascii="Cambria Math" w:hAnsi="Cambria Math" w:cs="Times New Roman"/>
          </w:rPr>
          <m:t>i</m:t>
        </m:r>
      </m:oMath>
      <w:r w:rsidRPr="00FB5D06">
        <w:rPr>
          <w:rFonts w:ascii="Times New Roman" w:hAnsi="Times New Roman" w:cs="Times New Roman"/>
        </w:rPr>
        <w:t xml:space="preserve"> refers a certain region, or the whole basin, </w:t>
      </w:r>
      <w:proofErr w:type="spellStart"/>
      <w:r w:rsidRPr="00FB5D06">
        <w:rPr>
          <w:rFonts w:ascii="Times New Roman" w:hAnsi="Times New Roman" w:cs="Times New Roman"/>
        </w:rPr>
        <w:t>i.e</w:t>
      </w:r>
      <w:proofErr w:type="spellEnd"/>
      <w:r w:rsidRPr="00FB5D06">
        <w:rPr>
          <w:rFonts w:ascii="Times New Roman" w:hAnsi="Times New Roman" w:cs="Times New Roman"/>
        </w:rPr>
        <w:t>:</w:t>
      </w:r>
    </w:p>
    <w:p w14:paraId="1ED89F15" w14:textId="77777777" w:rsidR="00BE3742" w:rsidRPr="00FB5D06" w:rsidRDefault="00E525E2" w:rsidP="006C0E33">
      <w:pPr>
        <w:pStyle w:val="a0"/>
        <w:jc w:val="both"/>
        <w:rPr>
          <w:rFonts w:ascii="Times New Roman" w:hAnsi="Times New Roman" w:cs="Times New Roman"/>
        </w:rPr>
      </w:p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P</m:t>
            </m:r>
          </m:sub>
        </m:sSub>
      </m:oMath>
      <w:r w:rsidR="00FB5D06" w:rsidRPr="00FB5D06">
        <w:rPr>
          <w:rFonts w:ascii="Times New Roman" w:hAnsi="Times New Roman" w:cs="Times New Roman"/>
        </w:rPr>
        <w:t xml:space="preserve"> = </w:t>
      </w:r>
      <m:oMath>
        <m:r>
          <w:rPr>
            <w:rFonts w:ascii="Cambria Math" w:hAnsi="Cambria Math" w:cs="Times New Roman"/>
          </w:rPr>
          <m:t>NP</m:t>
        </m:r>
        <m:sSub>
          <m:sSubPr>
            <m:ctrlPr>
              <w:rPr>
                <w:rFonts w:ascii="Cambria Math" w:hAnsi="Cambria Math" w:cs="Times New Roman"/>
              </w:rPr>
            </m:ctrlPr>
          </m:sSubPr>
          <m:e>
            <m:r>
              <w:rPr>
                <w:rFonts w:ascii="Cambria Math" w:hAnsi="Cambria Math" w:cs="Times New Roman"/>
              </w:rPr>
              <m:t>S</m:t>
            </m:r>
          </m:e>
          <m:sub>
            <m:r>
              <w:rPr>
                <w:rFonts w:ascii="Cambria Math" w:hAnsi="Cambria Math" w:cs="Times New Roman"/>
              </w:rPr>
              <m:t>basin</m:t>
            </m:r>
          </m:sub>
        </m:sSub>
      </m:oMath>
    </w:p>
    <w:p w14:paraId="775B9E6D" w14:textId="77777777" w:rsidR="00BE3742" w:rsidRPr="00FB5D06" w:rsidRDefault="00FB5D06" w:rsidP="006C0E33">
      <w:pPr>
        <w:pStyle w:val="3"/>
        <w:jc w:val="both"/>
        <w:rPr>
          <w:rFonts w:ascii="Times New Roman" w:hAnsi="Times New Roman" w:cs="Times New Roman"/>
        </w:rPr>
      </w:pPr>
      <w:bookmarkStart w:id="139" w:name="indicator-of-allocations"/>
      <w:r w:rsidRPr="00FB5D06">
        <w:rPr>
          <w:rFonts w:ascii="Times New Roman" w:hAnsi="Times New Roman" w:cs="Times New Roman"/>
        </w:rPr>
        <w:t>Indicator of allocations</w:t>
      </w:r>
      <w:bookmarkEnd w:id="139"/>
    </w:p>
    <w:p w14:paraId="10D9A579" w14:textId="719814FB"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To descri</w:t>
      </w:r>
      <w:r w:rsidR="0084150C">
        <w:rPr>
          <w:rFonts w:ascii="Times New Roman" w:hAnsi="Times New Roman" w:cs="Times New Roman"/>
        </w:rPr>
        <w:t>be</w:t>
      </w:r>
      <w:r w:rsidRPr="00FB5D06">
        <w:rPr>
          <w:rFonts w:ascii="Times New Roman" w:hAnsi="Times New Roman" w:cs="Times New Roman"/>
        </w:rPr>
        <w:t xml:space="preserve"> allocations </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oMath>
      <w:r w:rsidRPr="00FB5D06">
        <w:rPr>
          <w:rFonts w:ascii="Times New Roman" w:hAnsi="Times New Roman" w:cs="Times New Roman"/>
        </w:rPr>
        <w:t xml:space="preserve">, we designed an indicator </w:t>
      </w:r>
      <w:r w:rsidR="0084150C">
        <w:rPr>
          <w:rFonts w:ascii="Times New Roman" w:hAnsi="Times New Roman" w:cs="Times New Roman"/>
        </w:rPr>
        <w:t>based on</w:t>
      </w:r>
      <w:r w:rsidRPr="00FB5D06">
        <w:rPr>
          <w:rFonts w:ascii="Times New Roman" w:hAnsi="Times New Roman" w:cs="Times New Roman"/>
        </w:rPr>
        <w:t xml:space="preserve"> information entropy, called allocation Entropy Metric (CEM)</w:t>
      </w:r>
      <w:r w:rsidR="0084150C">
        <w:rPr>
          <w:rFonts w:ascii="Times New Roman" w:hAnsi="Times New Roman" w:cs="Times New Roman"/>
        </w:rPr>
        <w:t xml:space="preserve">. CEM </w:t>
      </w:r>
      <w:r w:rsidRPr="00FB5D06">
        <w:rPr>
          <w:rFonts w:ascii="Times New Roman" w:hAnsi="Times New Roman" w:cs="Times New Roman"/>
        </w:rPr>
        <w:t>measure</w:t>
      </w:r>
      <w:r w:rsidR="0084150C">
        <w:rPr>
          <w:rFonts w:ascii="Times New Roman" w:hAnsi="Times New Roman" w:cs="Times New Roman"/>
        </w:rPr>
        <w:t>s</w:t>
      </w:r>
      <w:r w:rsidRPr="00FB5D06">
        <w:rPr>
          <w:rFonts w:ascii="Times New Roman" w:hAnsi="Times New Roman" w:cs="Times New Roman"/>
        </w:rPr>
        <w:t xml:space="preserve"> the degree of evenness of water allocation (see </w:t>
      </w:r>
      <w:r w:rsidRPr="00FB5D06">
        <w:rPr>
          <w:rFonts w:ascii="Times New Roman" w:hAnsi="Times New Roman" w:cs="Times New Roman"/>
          <w:i/>
        </w:rPr>
        <w:t>SI Appendix</w:t>
      </w:r>
      <w:r w:rsidRPr="00FB5D06">
        <w:rPr>
          <w:rFonts w:ascii="Times New Roman" w:hAnsi="Times New Roman" w:cs="Times New Roman"/>
        </w:rPr>
        <w:t xml:space="preserve"> Methods S4). </w:t>
      </w:r>
      <w:r w:rsidR="0084150C">
        <w:rPr>
          <w:rFonts w:ascii="Times New Roman" w:hAnsi="Times New Roman" w:cs="Times New Roman"/>
        </w:rPr>
        <w:t>O</w:t>
      </w:r>
      <w:r w:rsidRPr="00FB5D06">
        <w:rPr>
          <w:rFonts w:ascii="Times New Roman" w:hAnsi="Times New Roman" w:cs="Times New Roman"/>
        </w:rPr>
        <w:t xml:space="preserve">ur indicator </w:t>
      </w: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oMath>
      <w:r w:rsidRPr="00FB5D06">
        <w:rPr>
          <w:rFonts w:ascii="Times New Roman" w:hAnsi="Times New Roman" w:cs="Times New Roman"/>
        </w:rPr>
        <w:t xml:space="preserve"> </w:t>
      </w:r>
      <w:r w:rsidR="0084150C">
        <w:rPr>
          <w:rFonts w:ascii="Times New Roman" w:hAnsi="Times New Roman" w:cs="Times New Roman"/>
        </w:rPr>
        <w:t>was intended to</w:t>
      </w:r>
      <w:r w:rsidR="0084150C" w:rsidRPr="00FB5D06">
        <w:rPr>
          <w:rFonts w:ascii="Times New Roman" w:hAnsi="Times New Roman" w:cs="Times New Roman"/>
        </w:rPr>
        <w:t xml:space="preserve"> </w:t>
      </w:r>
      <w:r w:rsidRPr="00FB5D06">
        <w:rPr>
          <w:rFonts w:ascii="Times New Roman" w:hAnsi="Times New Roman" w:cs="Times New Roman"/>
        </w:rPr>
        <w:t>reflect th</w:t>
      </w:r>
      <w:r w:rsidR="0084150C">
        <w:rPr>
          <w:rFonts w:ascii="Times New Roman" w:hAnsi="Times New Roman" w:cs="Times New Roman"/>
        </w:rPr>
        <w:t>e idea that</w:t>
      </w:r>
      <w:r w:rsidRPr="00FB5D06">
        <w:rPr>
          <w:rFonts w:ascii="Times New Roman" w:hAnsi="Times New Roman" w:cs="Times New Roman"/>
        </w:rPr>
        <w:t xml:space="preserve"> with the development of society, water resources allocation </w:t>
      </w:r>
      <w:r w:rsidR="0084150C">
        <w:rPr>
          <w:rFonts w:ascii="Times New Roman" w:hAnsi="Times New Roman" w:cs="Times New Roman"/>
        </w:rPr>
        <w:t>becomes</w:t>
      </w:r>
      <w:r w:rsidR="0084150C" w:rsidRPr="00FB5D06">
        <w:rPr>
          <w:rFonts w:ascii="Times New Roman" w:hAnsi="Times New Roman" w:cs="Times New Roman"/>
        </w:rPr>
        <w:t xml:space="preserve"> </w:t>
      </w:r>
      <w:r w:rsidRPr="00FB5D06">
        <w:rPr>
          <w:rFonts w:ascii="Times New Roman" w:hAnsi="Times New Roman" w:cs="Times New Roman"/>
        </w:rPr>
        <w:t xml:space="preserve">more balanced among regions and generally meets the needs of different sectors, but different regions have a trend of division of </w:t>
      </w:r>
      <w:proofErr w:type="spellStart"/>
      <w:r w:rsidRPr="00FB5D06">
        <w:rPr>
          <w:rFonts w:ascii="Times New Roman" w:hAnsi="Times New Roman" w:cs="Times New Roman"/>
        </w:rPr>
        <w:t>labour</w:t>
      </w:r>
      <w:proofErr w:type="spellEnd"/>
      <w:r w:rsidRPr="00FB5D06">
        <w:rPr>
          <w:rFonts w:ascii="Times New Roman" w:hAnsi="Times New Roman" w:cs="Times New Roman"/>
        </w:rPr>
        <w:t xml:space="preserve"> among various sectors (with larger gaps):</w:t>
      </w:r>
    </w:p>
    <w:p w14:paraId="08ADDFC3" w14:textId="77777777" w:rsidR="00BE3742" w:rsidRPr="00FB5D06" w:rsidRDefault="00E525E2" w:rsidP="006C0E33">
      <w:pPr>
        <w:pStyle w:val="a0"/>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I</m:t>
              </m:r>
            </m:e>
            <m:sub>
              <m:r>
                <w:rPr>
                  <w:rFonts w:ascii="Cambria Math" w:hAnsi="Cambria Math" w:cs="Times New Roman"/>
                </w:rPr>
                <m:t>C</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CE</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r</m:t>
                  </m:r>
                </m:sub>
              </m:sSub>
              <m:r>
                <w:rPr>
                  <w:rFonts w:ascii="Cambria Math" w:hAnsi="Cambria Math" w:cs="Times New Roman"/>
                </w:rPr>
                <m:t>*CE</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s</m:t>
                  </m:r>
                </m:sub>
              </m:sSub>
            </m:num>
            <m:den>
              <m:r>
                <w:rPr>
                  <w:rFonts w:ascii="Cambria Math" w:hAnsi="Cambria Math" w:cs="Times New Roman"/>
                </w:rPr>
                <m:t>CE</m:t>
              </m:r>
              <m:sSub>
                <m:sSubPr>
                  <m:ctrlPr>
                    <w:rPr>
                      <w:rFonts w:ascii="Cambria Math" w:hAnsi="Cambria Math" w:cs="Times New Roman"/>
                    </w:rPr>
                  </m:ctrlPr>
                </m:sSubPr>
                <m:e>
                  <m:r>
                    <w:rPr>
                      <w:rFonts w:ascii="Cambria Math" w:hAnsi="Cambria Math" w:cs="Times New Roman"/>
                    </w:rPr>
                    <m:t>M</m:t>
                  </m:r>
                </m:e>
                <m:sub>
                  <m:r>
                    <w:rPr>
                      <w:rFonts w:ascii="Cambria Math" w:hAnsi="Cambria Math" w:cs="Times New Roman"/>
                    </w:rPr>
                    <m:t>rs</m:t>
                  </m:r>
                </m:sub>
              </m:sSub>
            </m:den>
          </m:f>
        </m:oMath>
      </m:oMathPara>
    </w:p>
    <w:p w14:paraId="116DF649" w14:textId="5EBBF37E"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where </w:t>
      </w:r>
      <m:oMath>
        <m:r>
          <w:rPr>
            <w:rFonts w:ascii="Cambria Math" w:hAnsi="Cambria Math" w:cs="Times New Roman"/>
          </w:rPr>
          <m:t>CE</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r</m:t>
            </m:r>
          </m:sub>
        </m:sSub>
      </m:oMath>
      <w:r w:rsidRPr="00FB5D06">
        <w:rPr>
          <w:rFonts w:ascii="Times New Roman" w:hAnsi="Times New Roman" w:cs="Times New Roman"/>
        </w:rPr>
        <w:t xml:space="preserve"> and </w:t>
      </w:r>
      <m:oMath>
        <m:r>
          <w:rPr>
            <w:rFonts w:ascii="Cambria Math" w:hAnsi="Cambria Math" w:cs="Times New Roman"/>
          </w:rPr>
          <m:t>CE</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s</m:t>
            </m:r>
          </m:sub>
        </m:sSub>
      </m:oMath>
      <w:r w:rsidRPr="00FB5D06">
        <w:rPr>
          <w:rFonts w:ascii="Times New Roman" w:hAnsi="Times New Roman" w:cs="Times New Roman"/>
        </w:rPr>
        <w:t xml:space="preserve"> are allocation Entropy Metric in different regions and different sectors. </w:t>
      </w:r>
      <m:oMath>
        <m:r>
          <w:rPr>
            <w:rFonts w:ascii="Cambria Math" w:hAnsi="Cambria Math" w:cs="Times New Roman"/>
          </w:rPr>
          <m:t>CE</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rs</m:t>
            </m:r>
          </m:sub>
        </m:sSub>
      </m:oMath>
      <w:r w:rsidRPr="00FB5D06">
        <w:rPr>
          <w:rFonts w:ascii="Times New Roman" w:hAnsi="Times New Roman" w:cs="Times New Roman"/>
        </w:rPr>
        <w:t xml:space="preserve"> </w:t>
      </w:r>
      <w:r w:rsidR="0084150C">
        <w:rPr>
          <w:rFonts w:ascii="Times New Roman" w:hAnsi="Times New Roman" w:cs="Times New Roman"/>
        </w:rPr>
        <w:t>describes</w:t>
      </w:r>
      <w:r w:rsidR="0084150C" w:rsidRPr="00FB5D06">
        <w:rPr>
          <w:rFonts w:ascii="Times New Roman" w:hAnsi="Times New Roman" w:cs="Times New Roman"/>
        </w:rPr>
        <w:t xml:space="preserve"> </w:t>
      </w:r>
      <w:r w:rsidRPr="00FB5D06">
        <w:rPr>
          <w:rFonts w:ascii="Times New Roman" w:hAnsi="Times New Roman" w:cs="Times New Roman"/>
        </w:rPr>
        <w:t>differences between sectors in a certain region</w:t>
      </w:r>
      <w:r w:rsidR="0084150C">
        <w:rPr>
          <w:rFonts w:ascii="Times New Roman" w:hAnsi="Times New Roman" w:cs="Times New Roman"/>
        </w:rPr>
        <w:t xml:space="preserve"> relative</w:t>
      </w:r>
      <w:r w:rsidRPr="00FB5D06">
        <w:rPr>
          <w:rFonts w:ascii="Times New Roman" w:hAnsi="Times New Roman" w:cs="Times New Roman"/>
        </w:rPr>
        <w:t xml:space="preserve"> to the whole basin (see </w:t>
      </w:r>
      <w:r w:rsidRPr="00FB5D06">
        <w:rPr>
          <w:rFonts w:ascii="Times New Roman" w:hAnsi="Times New Roman" w:cs="Times New Roman"/>
          <w:i/>
        </w:rPr>
        <w:t>SI Appendix</w:t>
      </w:r>
      <w:r w:rsidRPr="00FB5D06">
        <w:rPr>
          <w:rFonts w:ascii="Times New Roman" w:hAnsi="Times New Roman" w:cs="Times New Roman"/>
        </w:rPr>
        <w:t xml:space="preserve"> Methods S4).</w:t>
      </w:r>
    </w:p>
    <w:p w14:paraId="428E1C12" w14:textId="77777777" w:rsidR="00BE3742" w:rsidRPr="00FB5D06" w:rsidRDefault="00FB5D06" w:rsidP="006C0E33">
      <w:pPr>
        <w:pStyle w:val="2"/>
        <w:jc w:val="both"/>
        <w:rPr>
          <w:rFonts w:ascii="Times New Roman" w:hAnsi="Times New Roman" w:cs="Times New Roman"/>
        </w:rPr>
      </w:pPr>
      <w:bookmarkStart w:id="140" w:name="change-points-detection"/>
      <w:r w:rsidRPr="00FB5D06">
        <w:rPr>
          <w:rFonts w:ascii="Times New Roman" w:hAnsi="Times New Roman" w:cs="Times New Roman"/>
        </w:rPr>
        <w:t>Change points detection</w:t>
      </w:r>
      <w:bookmarkEnd w:id="140"/>
    </w:p>
    <w:p w14:paraId="60D7B84D" w14:textId="1CEAF43A"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With no assumptions about the distribution of the data, the Pettitt (1979) approach of </w:t>
      </w:r>
      <w:r w:rsidR="0084150C" w:rsidRPr="00FB5D06">
        <w:rPr>
          <w:rFonts w:ascii="Times New Roman" w:hAnsi="Times New Roman" w:cs="Times New Roman"/>
        </w:rPr>
        <w:t>chang</w:t>
      </w:r>
      <w:r w:rsidR="0084150C">
        <w:rPr>
          <w:rFonts w:ascii="Times New Roman" w:hAnsi="Times New Roman" w:cs="Times New Roman"/>
        </w:rPr>
        <w:t>e-</w:t>
      </w:r>
      <w:r w:rsidRPr="00FB5D06">
        <w:rPr>
          <w:rFonts w:ascii="Times New Roman" w:hAnsi="Times New Roman" w:cs="Times New Roman"/>
        </w:rPr>
        <w:t xml:space="preserve">point detection is commonly applied to detect a single change-point in hydrological </w:t>
      </w:r>
      <w:r w:rsidR="0084150C">
        <w:rPr>
          <w:rFonts w:ascii="Times New Roman" w:hAnsi="Times New Roman" w:cs="Times New Roman"/>
        </w:rPr>
        <w:t xml:space="preserve">time </w:t>
      </w:r>
      <w:r w:rsidRPr="00FB5D06">
        <w:rPr>
          <w:rFonts w:ascii="Times New Roman" w:hAnsi="Times New Roman" w:cs="Times New Roman"/>
        </w:rPr>
        <w:t xml:space="preserve">series with continuous data (57). It tests </w:t>
      </w:r>
      <m:oMath>
        <m:r>
          <w:rPr>
            <w:rFonts w:ascii="Cambria Math" w:hAnsi="Cambria Math" w:cs="Times New Roman"/>
          </w:rPr>
          <m:t>H0</m:t>
        </m:r>
      </m:oMath>
      <w:r w:rsidRPr="00FB5D06">
        <w:rPr>
          <w:rFonts w:ascii="Times New Roman" w:hAnsi="Times New Roman" w:cs="Times New Roman"/>
        </w:rPr>
        <w:t>: The variables follow one or more distributions that have the same location parameter (no change), against the alternative: a change point exists. The non-parametric statistic is defined as:</w:t>
      </w:r>
    </w:p>
    <w:p w14:paraId="4EC6530A" w14:textId="77777777" w:rsidR="00BE3742" w:rsidRPr="00FB5D06" w:rsidRDefault="00E525E2" w:rsidP="006C0E33">
      <w:pPr>
        <w:pStyle w:val="a0"/>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t</m:t>
              </m:r>
            </m:sub>
          </m:sSub>
          <m:r>
            <w:rPr>
              <w:rFonts w:ascii="Cambria Math" w:hAnsi="Cambria Math" w:cs="Times New Roman"/>
            </w:rPr>
            <m:t>=max|</m:t>
          </m:r>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t,T</m:t>
              </m:r>
            </m:sub>
          </m:sSub>
          <m:r>
            <w:rPr>
              <w:rFonts w:ascii="Cambria Math" w:hAnsi="Cambria Math" w:cs="Times New Roman"/>
            </w:rPr>
            <m:t>|</m:t>
          </m:r>
        </m:oMath>
      </m:oMathPara>
    </w:p>
    <w:p w14:paraId="296C8425" w14:textId="77777777"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Where:</w:t>
      </w:r>
    </w:p>
    <w:p w14:paraId="43164D4B" w14:textId="77777777" w:rsidR="00BE3742" w:rsidRPr="00FB5D06" w:rsidRDefault="00E525E2" w:rsidP="006C0E33">
      <w:pPr>
        <w:pStyle w:val="a0"/>
        <w:jc w:val="both"/>
        <w:rPr>
          <w:rFonts w:ascii="Times New Roman" w:hAnsi="Times New Roman" w:cs="Times New Roman"/>
        </w:rPr>
      </w:pPr>
      <m:oMathPara>
        <m:oMathParaPr>
          <m:jc m:val="center"/>
        </m:oMathParaPr>
        <m:oMath>
          <m:sSub>
            <m:sSubPr>
              <m:ctrlPr>
                <w:rPr>
                  <w:rFonts w:ascii="Cambria Math" w:hAnsi="Cambria Math" w:cs="Times New Roman"/>
                </w:rPr>
              </m:ctrlPr>
            </m:sSubPr>
            <m:e>
              <m:r>
                <w:rPr>
                  <w:rFonts w:ascii="Cambria Math" w:hAnsi="Cambria Math" w:cs="Times New Roman"/>
                </w:rPr>
                <m:t>U</m:t>
              </m:r>
            </m:e>
            <m:sub>
              <m:r>
                <w:rPr>
                  <w:rFonts w:ascii="Cambria Math" w:hAnsi="Cambria Math" w:cs="Times New Roman"/>
                </w:rPr>
                <m:t>t,T</m:t>
              </m:r>
            </m:sub>
          </m:sSub>
          <m:r>
            <w:rPr>
              <w:rFonts w:ascii="Cambria Math" w:hAnsi="Cambria Math" w:cs="Times New Roman"/>
            </w:rPr>
            <m:t>=</m:t>
          </m:r>
          <m:nary>
            <m:naryPr>
              <m:chr m:val="∑"/>
              <m:limLoc m:val="undOvr"/>
              <m:ctrlPr>
                <w:rPr>
                  <w:rFonts w:ascii="Cambria Math" w:hAnsi="Cambria Math" w:cs="Times New Roman"/>
                </w:rPr>
              </m:ctrlPr>
            </m:naryPr>
            <m:sub>
              <m:r>
                <w:rPr>
                  <w:rFonts w:ascii="Cambria Math" w:hAnsi="Cambria Math" w:cs="Times New Roman"/>
                </w:rPr>
                <m:t>i=1</m:t>
              </m:r>
            </m:sub>
            <m:sup>
              <m:r>
                <w:rPr>
                  <w:rFonts w:ascii="Cambria Math" w:hAnsi="Cambria Math" w:cs="Times New Roman"/>
                </w:rPr>
                <m:t>t</m:t>
              </m:r>
            </m:sup>
            <m:e>
              <m:nary>
                <m:naryPr>
                  <m:chr m:val="∑"/>
                  <m:limLoc m:val="undOvr"/>
                  <m:ctrlPr>
                    <w:rPr>
                      <w:rFonts w:ascii="Cambria Math" w:hAnsi="Cambria Math" w:cs="Times New Roman"/>
                    </w:rPr>
                  </m:ctrlPr>
                </m:naryPr>
                <m:sub>
                  <m:r>
                    <w:rPr>
                      <w:rFonts w:ascii="Cambria Math" w:hAnsi="Cambria Math" w:cs="Times New Roman"/>
                    </w:rPr>
                    <m:t>j=t+1</m:t>
                  </m:r>
                </m:sub>
                <m:sup>
                  <m:r>
                    <w:rPr>
                      <w:rFonts w:ascii="Cambria Math" w:hAnsi="Cambria Math" w:cs="Times New Roman"/>
                    </w:rPr>
                    <m:t>T</m:t>
                  </m:r>
                </m:sup>
                <m:e>
                  <m:r>
                    <w:rPr>
                      <w:rFonts w:ascii="Cambria Math" w:hAnsi="Cambria Math" w:cs="Times New Roman"/>
                    </w:rPr>
                    <m:t>s</m:t>
                  </m:r>
                </m:e>
              </m:nary>
            </m:e>
          </m:nary>
          <m:r>
            <w:rPr>
              <w:rFonts w:ascii="Cambria Math" w:hAnsi="Cambria Math" w:cs="Times New Roman"/>
            </w:rPr>
            <m:t>gn(</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i</m:t>
              </m:r>
            </m:sub>
          </m:sSub>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X</m:t>
              </m:r>
            </m:e>
            <m:sub>
              <m:r>
                <w:rPr>
                  <w:rFonts w:ascii="Cambria Math" w:hAnsi="Cambria Math" w:cs="Times New Roman"/>
                </w:rPr>
                <m:t>j</m:t>
              </m:r>
            </m:sub>
          </m:sSub>
          <m:r>
            <w:rPr>
              <w:rFonts w:ascii="Cambria Math" w:hAnsi="Cambria Math" w:cs="Times New Roman"/>
            </w:rPr>
            <m:t>)</m:t>
          </m:r>
        </m:oMath>
      </m:oMathPara>
    </w:p>
    <w:p w14:paraId="49A00585" w14:textId="724BA252"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The change-point of the series is located at </w:t>
      </w:r>
      <m:oMath>
        <m:sSub>
          <m:sSubPr>
            <m:ctrlPr>
              <w:rPr>
                <w:rFonts w:ascii="Cambria Math" w:hAnsi="Cambria Math" w:cs="Times New Roman"/>
              </w:rPr>
            </m:ctrlPr>
          </m:sSubPr>
          <m:e>
            <m:r>
              <w:rPr>
                <w:rFonts w:ascii="Cambria Math" w:hAnsi="Cambria Math" w:cs="Times New Roman"/>
              </w:rPr>
              <m:t>K</m:t>
            </m:r>
          </m:e>
          <m:sub>
            <m:r>
              <w:rPr>
                <w:rFonts w:ascii="Cambria Math" w:hAnsi="Cambria Math" w:cs="Times New Roman"/>
              </w:rPr>
              <m:t>T</m:t>
            </m:r>
          </m:sub>
        </m:sSub>
      </m:oMath>
      <w:r w:rsidRPr="00FB5D06">
        <w:rPr>
          <w:rFonts w:ascii="Times New Roman" w:hAnsi="Times New Roman" w:cs="Times New Roman"/>
        </w:rPr>
        <w:t>, provided that the statistic is significant. We use</w:t>
      </w:r>
      <w:r w:rsidR="0084150C">
        <w:rPr>
          <w:rFonts w:ascii="Times New Roman" w:hAnsi="Times New Roman" w:cs="Times New Roman"/>
        </w:rPr>
        <w:t>d</w:t>
      </w:r>
      <w:r w:rsidRPr="00FB5D06">
        <w:rPr>
          <w:rFonts w:ascii="Times New Roman" w:hAnsi="Times New Roman" w:cs="Times New Roman"/>
        </w:rPr>
        <w:t xml:space="preserve"> 0.001 as the threshold p-value (see </w:t>
      </w:r>
      <w:r w:rsidRPr="00FB5D06">
        <w:rPr>
          <w:rFonts w:ascii="Times New Roman" w:hAnsi="Times New Roman" w:cs="Times New Roman"/>
          <w:i/>
        </w:rPr>
        <w:t>SI Appendix</w:t>
      </w:r>
      <w:r w:rsidRPr="00FB5D06">
        <w:rPr>
          <w:rFonts w:ascii="Times New Roman" w:hAnsi="Times New Roman" w:cs="Times New Roman"/>
        </w:rPr>
        <w:t xml:space="preserve"> Methods S5 for Sensitivity analysis), mean</w:t>
      </w:r>
      <w:r w:rsidR="0084150C">
        <w:rPr>
          <w:rFonts w:ascii="Times New Roman" w:hAnsi="Times New Roman" w:cs="Times New Roman"/>
        </w:rPr>
        <w:t>ing that</w:t>
      </w:r>
      <w:r w:rsidRPr="00FB5D06">
        <w:rPr>
          <w:rFonts w:ascii="Times New Roman" w:hAnsi="Times New Roman" w:cs="Times New Roman"/>
        </w:rPr>
        <w:t xml:space="preserve"> the probability of a statistically significant change-point judgment being valid </w:t>
      </w:r>
      <w:r w:rsidR="0084150C">
        <w:rPr>
          <w:rFonts w:ascii="Times New Roman" w:hAnsi="Times New Roman" w:cs="Times New Roman"/>
        </w:rPr>
        <w:t>wa</w:t>
      </w:r>
      <w:r w:rsidRPr="00FB5D06">
        <w:rPr>
          <w:rFonts w:ascii="Times New Roman" w:hAnsi="Times New Roman" w:cs="Times New Roman"/>
        </w:rPr>
        <w:t xml:space="preserve">s more than </w:t>
      </w:r>
      <m:oMath>
        <m:r>
          <w:rPr>
            <w:rFonts w:ascii="Cambria Math" w:hAnsi="Cambria Math" w:cs="Times New Roman"/>
          </w:rPr>
          <m:t>99.9%</m:t>
        </m:r>
      </m:oMath>
      <w:r w:rsidRPr="00FB5D06">
        <w:rPr>
          <w:rFonts w:ascii="Times New Roman" w:hAnsi="Times New Roman" w:cs="Times New Roman"/>
        </w:rPr>
        <w:t xml:space="preserve">. Since this method can </w:t>
      </w:r>
      <w:r w:rsidR="0084150C" w:rsidRPr="00FB5D06">
        <w:rPr>
          <w:rFonts w:ascii="Times New Roman" w:hAnsi="Times New Roman" w:cs="Times New Roman"/>
        </w:rPr>
        <w:t xml:space="preserve">only </w:t>
      </w:r>
      <w:r w:rsidRPr="00FB5D06">
        <w:rPr>
          <w:rFonts w:ascii="Times New Roman" w:hAnsi="Times New Roman" w:cs="Times New Roman"/>
        </w:rPr>
        <w:t>return one significant change point, we repeat</w:t>
      </w:r>
      <w:r w:rsidR="0084150C">
        <w:rPr>
          <w:rFonts w:ascii="Times New Roman" w:hAnsi="Times New Roman" w:cs="Times New Roman"/>
        </w:rPr>
        <w:t>ed</w:t>
      </w:r>
      <w:r w:rsidRPr="00FB5D06">
        <w:rPr>
          <w:rFonts w:ascii="Times New Roman" w:hAnsi="Times New Roman" w:cs="Times New Roman"/>
        </w:rPr>
        <w:t xml:space="preserve"> it </w:t>
      </w:r>
      <w:r w:rsidR="0084150C">
        <w:rPr>
          <w:rFonts w:ascii="Times New Roman" w:hAnsi="Times New Roman" w:cs="Times New Roman"/>
        </w:rPr>
        <w:t>u</w:t>
      </w:r>
      <w:r w:rsidRPr="00FB5D06">
        <w:rPr>
          <w:rFonts w:ascii="Times New Roman" w:hAnsi="Times New Roman" w:cs="Times New Roman"/>
        </w:rPr>
        <w:t>ntil all significant change points were detected.</w:t>
      </w:r>
    </w:p>
    <w:p w14:paraId="1B009FE7" w14:textId="77777777" w:rsidR="00BE3742" w:rsidRPr="00FB5D06" w:rsidRDefault="00FB5D06" w:rsidP="006C0E33">
      <w:pPr>
        <w:pStyle w:val="2"/>
        <w:jc w:val="both"/>
        <w:rPr>
          <w:rFonts w:ascii="Times New Roman" w:hAnsi="Times New Roman" w:cs="Times New Roman"/>
        </w:rPr>
      </w:pPr>
      <w:bookmarkStart w:id="141" w:name="contribution-decomposition"/>
      <w:r w:rsidRPr="00FB5D06">
        <w:rPr>
          <w:rFonts w:ascii="Times New Roman" w:hAnsi="Times New Roman" w:cs="Times New Roman"/>
        </w:rPr>
        <w:t>Contribution decomposition</w:t>
      </w:r>
      <w:bookmarkEnd w:id="141"/>
    </w:p>
    <w:p w14:paraId="02031991" w14:textId="5A3020E7"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We decomposed the amount of variation in each index at different periods in order to </w:t>
      </w:r>
      <w:r w:rsidR="0084150C">
        <w:rPr>
          <w:rFonts w:ascii="Times New Roman" w:hAnsi="Times New Roman" w:cs="Times New Roman"/>
        </w:rPr>
        <w:t>quantify</w:t>
      </w:r>
      <w:r w:rsidR="0084150C" w:rsidRPr="00FB5D06">
        <w:rPr>
          <w:rFonts w:ascii="Times New Roman" w:hAnsi="Times New Roman" w:cs="Times New Roman"/>
        </w:rPr>
        <w:t xml:space="preserve"> </w:t>
      </w:r>
      <w:r w:rsidRPr="00FB5D06">
        <w:rPr>
          <w:rFonts w:ascii="Times New Roman" w:hAnsi="Times New Roman" w:cs="Times New Roman"/>
        </w:rPr>
        <w:t>the contribution of each influenc</w:t>
      </w:r>
      <w:r w:rsidR="0084150C">
        <w:rPr>
          <w:rFonts w:ascii="Times New Roman" w:hAnsi="Times New Roman" w:cs="Times New Roman"/>
        </w:rPr>
        <w:t>e to the index</w:t>
      </w:r>
      <w:r w:rsidRPr="00FB5D06">
        <w:rPr>
          <w:rFonts w:ascii="Times New Roman" w:hAnsi="Times New Roman" w:cs="Times New Roman"/>
        </w:rPr>
        <w:t xml:space="preserve">. </w:t>
      </w:r>
      <w:r w:rsidR="0084150C" w:rsidRPr="00FB5D06">
        <w:rPr>
          <w:rFonts w:ascii="Times New Roman" w:hAnsi="Times New Roman" w:cs="Times New Roman"/>
        </w:rPr>
        <w:t>Us</w:t>
      </w:r>
      <w:r w:rsidR="0084150C">
        <w:rPr>
          <w:rFonts w:ascii="Times New Roman" w:hAnsi="Times New Roman" w:cs="Times New Roman"/>
        </w:rPr>
        <w:t>ing the</w:t>
      </w:r>
      <w:r w:rsidR="0084150C" w:rsidRPr="00FB5D06">
        <w:rPr>
          <w:rFonts w:ascii="Times New Roman" w:hAnsi="Times New Roman" w:cs="Times New Roman"/>
        </w:rPr>
        <w:t xml:space="preserve"> </w:t>
      </w:r>
      <w:r w:rsidRPr="00FB5D06">
        <w:rPr>
          <w:rFonts w:ascii="Times New Roman" w:hAnsi="Times New Roman" w:cs="Times New Roman"/>
        </w:rPr>
        <w:t xml:space="preserve">Integrated Water Resources governance (IWGI) Index as an example, </w:t>
      </w:r>
      <w:r w:rsidR="0084150C">
        <w:rPr>
          <w:rFonts w:ascii="Times New Roman" w:hAnsi="Times New Roman" w:cs="Times New Roman"/>
        </w:rPr>
        <w:t>its value is</w:t>
      </w:r>
      <w:r w:rsidR="0084150C" w:rsidRPr="00FB5D06">
        <w:rPr>
          <w:rFonts w:ascii="Times New Roman" w:hAnsi="Times New Roman" w:cs="Times New Roman"/>
        </w:rPr>
        <w:t xml:space="preserve"> </w:t>
      </w:r>
      <w:r w:rsidRPr="00FB5D06">
        <w:rPr>
          <w:rFonts w:ascii="Times New Roman" w:hAnsi="Times New Roman" w:cs="Times New Roman"/>
        </w:rPr>
        <w:t xml:space="preserve">influenced by </w:t>
      </w:r>
      <w:r w:rsidR="0084150C" w:rsidRPr="00FB5D06">
        <w:rPr>
          <w:rFonts w:ascii="Times New Roman" w:hAnsi="Times New Roman" w:cs="Times New Roman"/>
        </w:rPr>
        <w:t xml:space="preserve">normalized </w:t>
      </w:r>
      <w:r w:rsidR="0084150C" w:rsidRPr="00FB5D06">
        <w:rPr>
          <w:rFonts w:ascii="Times New Roman" w:hAnsi="Times New Roman" w:cs="Times New Roman"/>
        </w:rPr>
        <w:lastRenderedPageBreak/>
        <w:t>indicator</w:t>
      </w:r>
      <w:r w:rsidR="0084150C">
        <w:rPr>
          <w:rFonts w:ascii="Times New Roman" w:hAnsi="Times New Roman" w:cs="Times New Roman"/>
        </w:rPr>
        <w:t>s in</w:t>
      </w:r>
      <w:r w:rsidR="0084150C" w:rsidRPr="00FB5D06">
        <w:rPr>
          <w:rFonts w:ascii="Times New Roman" w:hAnsi="Times New Roman" w:cs="Times New Roman"/>
        </w:rPr>
        <w:t xml:space="preserve"> </w:t>
      </w:r>
      <w:r w:rsidRPr="00FB5D06">
        <w:rPr>
          <w:rFonts w:ascii="Times New Roman" w:hAnsi="Times New Roman" w:cs="Times New Roman"/>
        </w:rPr>
        <w:t>three dimensions: stress (</w:t>
      </w:r>
      <m:oMath>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S</m:t>
            </m:r>
          </m:sub>
        </m:sSub>
      </m:oMath>
      <w:r w:rsidRPr="00FB5D06">
        <w:rPr>
          <w:rFonts w:ascii="Times New Roman" w:hAnsi="Times New Roman" w:cs="Times New Roman"/>
        </w:rPr>
        <w:t>), purpose (</w:t>
      </w:r>
      <m:oMath>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P</m:t>
            </m:r>
          </m:sub>
        </m:sSub>
      </m:oMath>
      <w:r w:rsidRPr="00FB5D06">
        <w:rPr>
          <w:rFonts w:ascii="Times New Roman" w:hAnsi="Times New Roman" w:cs="Times New Roman"/>
        </w:rPr>
        <w:t>) and allocation (</w:t>
      </w:r>
      <m:oMath>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C</m:t>
            </m:r>
          </m:sub>
        </m:sSub>
      </m:oMath>
      <w:r w:rsidRPr="00FB5D06">
        <w:rPr>
          <w:rFonts w:ascii="Times New Roman" w:hAnsi="Times New Roman" w:cs="Times New Roman"/>
        </w:rPr>
        <w:t>). We can calculate their differences between two certain years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oMath>
      <w:r w:rsidRPr="00FB5D06">
        <w:rPr>
          <w:rFonts w:ascii="Times New Roman" w:hAnsi="Times New Roman" w:cs="Times New Roman"/>
        </w:rPr>
        <w:t xml:space="preserve"> and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oMath>
      <w:r w:rsidRPr="00FB5D06">
        <w:rPr>
          <w:rFonts w:ascii="Times New Roman" w:hAnsi="Times New Roman" w:cs="Times New Roman"/>
        </w:rPr>
        <w:t xml:space="preserve">, </w:t>
      </w:r>
      <m:oMath>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r>
          <w:rPr>
            <w:rFonts w:ascii="Cambria Math" w:hAnsi="Cambria Math" w:cs="Times New Roman"/>
          </w:rPr>
          <m:t>&gt;</m:t>
        </m:r>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oMath>
      <w:r w:rsidRPr="00FB5D06">
        <w:rPr>
          <w:rFonts w:ascii="Times New Roman" w:hAnsi="Times New Roman" w:cs="Times New Roman"/>
        </w:rPr>
        <w:t>) by:</w:t>
      </w:r>
    </w:p>
    <w:p w14:paraId="4BF88F70" w14:textId="77777777" w:rsidR="00BE3742" w:rsidRPr="00FB5D06" w:rsidRDefault="00E525E2" w:rsidP="006C0E33">
      <w:pPr>
        <w:pStyle w:val="a0"/>
        <w:jc w:val="both"/>
        <w:rPr>
          <w:rFonts w:ascii="Times New Roman" w:hAnsi="Times New Roman" w:cs="Times New Roman"/>
        </w:rPr>
      </w:pPr>
      <m:oMathPara>
        <m:oMathParaPr>
          <m:jc m:val="center"/>
        </m:oMathParaPr>
        <m:oMath>
          <m:m>
            <m:mPr>
              <m:plcHide m:val="1"/>
              <m:mcs>
                <m:mc>
                  <m:mcPr>
                    <m:count m:val="1"/>
                    <m:mcJc m:val="right"/>
                  </m:mcPr>
                </m:mc>
                <m:mc>
                  <m:mcPr>
                    <m:count m:val="1"/>
                    <m:mcJc m:val="left"/>
                  </m:mcPr>
                </m:mc>
              </m:mcs>
              <m:ctrlPr>
                <w:rPr>
                  <w:rFonts w:ascii="Cambria Math" w:hAnsi="Cambria Math" w:cs="Times New Roman"/>
                </w:rPr>
              </m:ctrlPr>
            </m:mPr>
            <m:mr>
              <m:e>
                <m:r>
                  <w:rPr>
                    <w:rFonts w:ascii="Cambria Math" w:hAnsi="Cambria Math" w:cs="Times New Roman"/>
                  </w:rPr>
                  <m:t>ΔIWGI</m:t>
                </m:r>
              </m:e>
              <m:e>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S</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S</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sub>
                    </m:sSub>
                  </m:sub>
                </m:sSub>
                <m:r>
                  <w:rPr>
                    <w:rFonts w:ascii="Cambria Math" w:hAnsi="Cambria Math" w:cs="Times New Roman"/>
                  </w:rPr>
                  <m:t>)</m:t>
                </m:r>
              </m:e>
            </m:mr>
            <m:mr>
              <m:e/>
              <m:e>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P</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C</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S</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1</m:t>
                            </m:r>
                          </m:sub>
                        </m:sSub>
                      </m:sub>
                    </m:sSub>
                  </m:sub>
                </m:sSub>
                <m:r>
                  <w:rPr>
                    <w:rFonts w:ascii="Cambria Math" w:hAnsi="Cambria Math" w:cs="Times New Roman"/>
                  </w:rPr>
                  <m:t>-I</m:t>
                </m:r>
                <m:sSub>
                  <m:sSubPr>
                    <m:ctrlPr>
                      <w:rPr>
                        <w:rFonts w:ascii="Cambria Math" w:hAnsi="Cambria Math" w:cs="Times New Roman"/>
                      </w:rPr>
                    </m:ctrlPr>
                  </m:sSubPr>
                  <m:e>
                    <m:r>
                      <w:rPr>
                        <w:rFonts w:ascii="Cambria Math" w:hAnsi="Cambria Math" w:cs="Times New Roman"/>
                      </w:rPr>
                      <m:t>'</m:t>
                    </m:r>
                  </m:e>
                  <m:sub>
                    <m:sSub>
                      <m:sSubPr>
                        <m:ctrlPr>
                          <w:rPr>
                            <w:rFonts w:ascii="Cambria Math" w:hAnsi="Cambria Math" w:cs="Times New Roman"/>
                          </w:rPr>
                        </m:ctrlPr>
                      </m:sSubPr>
                      <m:e>
                        <m:r>
                          <w:rPr>
                            <w:rFonts w:ascii="Cambria Math" w:hAnsi="Cambria Math" w:cs="Times New Roman"/>
                          </w:rPr>
                          <m:t>S</m:t>
                        </m:r>
                      </m:e>
                      <m:sub>
                        <m:sSub>
                          <m:sSubPr>
                            <m:ctrlPr>
                              <w:rPr>
                                <w:rFonts w:ascii="Cambria Math" w:hAnsi="Cambria Math" w:cs="Times New Roman"/>
                              </w:rPr>
                            </m:ctrlPr>
                          </m:sSubPr>
                          <m:e>
                            <m:r>
                              <w:rPr>
                                <w:rFonts w:ascii="Cambria Math" w:hAnsi="Cambria Math" w:cs="Times New Roman"/>
                              </w:rPr>
                              <m:t>y</m:t>
                            </m:r>
                          </m:e>
                          <m:sub>
                            <m:r>
                              <w:rPr>
                                <w:rFonts w:ascii="Cambria Math" w:hAnsi="Cambria Math" w:cs="Times New Roman"/>
                              </w:rPr>
                              <m:t>2</m:t>
                            </m:r>
                          </m:sub>
                        </m:sSub>
                      </m:sub>
                    </m:sSub>
                  </m:sub>
                </m:sSub>
                <m:r>
                  <w:rPr>
                    <w:rFonts w:ascii="Cambria Math" w:hAnsi="Cambria Math" w:cs="Times New Roman"/>
                  </w:rPr>
                  <m:t>)</m:t>
                </m:r>
              </m:e>
            </m:mr>
            <m:mr>
              <m:e/>
              <m:e>
                <m:r>
                  <w:rPr>
                    <w:rFonts w:ascii="Cambria Math" w:hAnsi="Cambria Math" w:cs="Times New Roman"/>
                  </w:rPr>
                  <m:t>=ΔI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P</m:t>
                    </m:r>
                  </m:sub>
                </m:sSub>
                <m:r>
                  <w:rPr>
                    <w:rFonts w:ascii="Cambria Math" w:hAnsi="Cambria Math" w:cs="Times New Roman"/>
                  </w:rPr>
                  <m:t>+ΔI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C</m:t>
                    </m:r>
                  </m:sub>
                </m:sSub>
                <m:r>
                  <w:rPr>
                    <w:rFonts w:ascii="Cambria Math" w:hAnsi="Cambria Math" w:cs="Times New Roman"/>
                  </w:rPr>
                  <m:t>+(-ΔI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S</m:t>
                    </m:r>
                  </m:sub>
                </m:sSub>
                <m:r>
                  <w:rPr>
                    <w:rFonts w:ascii="Cambria Math" w:hAnsi="Cambria Math" w:cs="Times New Roman"/>
                  </w:rPr>
                  <m:t>)</m:t>
                </m:r>
              </m:e>
            </m:mr>
          </m:m>
        </m:oMath>
      </m:oMathPara>
    </w:p>
    <w:p w14:paraId="19A3ABA3" w14:textId="77777777"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Then, the contribution of dimension </w:t>
      </w:r>
      <m:oMath>
        <m:r>
          <w:rPr>
            <w:rFonts w:ascii="Cambria Math" w:hAnsi="Cambria Math" w:cs="Times New Roman"/>
          </w:rPr>
          <m:t>x</m:t>
        </m:r>
      </m:oMath>
      <w:r w:rsidRPr="00FB5D06">
        <w:rPr>
          <w:rFonts w:ascii="Times New Roman" w:hAnsi="Times New Roman" w:cs="Times New Roman"/>
        </w:rPr>
        <w:t xml:space="preserve"> to IWGI’s changes can be referred as:</w:t>
      </w:r>
    </w:p>
    <w:p w14:paraId="36FC3E91" w14:textId="77777777" w:rsidR="00BE3742" w:rsidRPr="00FB5D06" w:rsidRDefault="00FB5D06" w:rsidP="006C0E33">
      <w:pPr>
        <w:pStyle w:val="a0"/>
        <w:jc w:val="both"/>
        <w:rPr>
          <w:rFonts w:ascii="Times New Roman" w:hAnsi="Times New Roman" w:cs="Times New Roman"/>
        </w:rPr>
      </w:pPr>
      <m:oMathPara>
        <m:oMathParaPr>
          <m:jc m:val="center"/>
        </m:oMathParaPr>
        <m:oMath>
          <m:r>
            <w:rPr>
              <w:rFonts w:ascii="Cambria Math" w:hAnsi="Cambria Math" w:cs="Times New Roman"/>
            </w:rPr>
            <m:t>Contributio</m:t>
          </m:r>
          <m:sSub>
            <m:sSubPr>
              <m:ctrlPr>
                <w:rPr>
                  <w:rFonts w:ascii="Cambria Math" w:hAnsi="Cambria Math" w:cs="Times New Roman"/>
                </w:rPr>
              </m:ctrlPr>
            </m:sSubPr>
            <m:e>
              <m:r>
                <w:rPr>
                  <w:rFonts w:ascii="Cambria Math" w:hAnsi="Cambria Math" w:cs="Times New Roman"/>
                </w:rPr>
                <m:t>n</m:t>
              </m:r>
            </m:e>
            <m:sub>
              <m:r>
                <w:rPr>
                  <w:rFonts w:ascii="Cambria Math" w:hAnsi="Cambria Math" w:cs="Times New Roman"/>
                </w:rPr>
                <m:t>x</m:t>
              </m:r>
            </m:sub>
          </m:sSub>
          <m:r>
            <w:rPr>
              <w:rFonts w:ascii="Cambria Math" w:hAnsi="Cambria Math" w:cs="Times New Roman"/>
            </w:rPr>
            <m:t>=</m:t>
          </m:r>
          <m:f>
            <m:fPr>
              <m:ctrlPr>
                <w:rPr>
                  <w:rFonts w:ascii="Cambria Math" w:hAnsi="Cambria Math" w:cs="Times New Roman"/>
                </w:rPr>
              </m:ctrlPr>
            </m:fPr>
            <m:num>
              <m:r>
                <w:rPr>
                  <w:rFonts w:ascii="Cambria Math" w:hAnsi="Cambria Math" w:cs="Times New Roman"/>
                </w:rPr>
                <m:t>ΔI</m:t>
              </m:r>
              <m:sSub>
                <m:sSubPr>
                  <m:ctrlPr>
                    <w:rPr>
                      <w:rFonts w:ascii="Cambria Math" w:hAnsi="Cambria Math" w:cs="Times New Roman"/>
                    </w:rPr>
                  </m:ctrlPr>
                </m:sSubPr>
                <m:e>
                  <m:r>
                    <w:rPr>
                      <w:rFonts w:ascii="Cambria Math" w:hAnsi="Cambria Math" w:cs="Times New Roman"/>
                    </w:rPr>
                    <m:t>'</m:t>
                  </m:r>
                </m:e>
                <m:sub>
                  <m:r>
                    <w:rPr>
                      <w:rFonts w:ascii="Cambria Math" w:hAnsi="Cambria Math" w:cs="Times New Roman"/>
                    </w:rPr>
                    <m:t>x</m:t>
                  </m:r>
                </m:sub>
              </m:sSub>
            </m:num>
            <m:den>
              <m:r>
                <w:rPr>
                  <w:rFonts w:ascii="Cambria Math" w:hAnsi="Cambria Math" w:cs="Times New Roman"/>
                </w:rPr>
                <m:t>|ΔIWGI|</m:t>
              </m:r>
            </m:den>
          </m:f>
        </m:oMath>
      </m:oMathPara>
    </w:p>
    <w:p w14:paraId="05F91CEB" w14:textId="77777777" w:rsidR="00BE3742" w:rsidRPr="00FB5D06" w:rsidRDefault="00FB5D06" w:rsidP="006C0E33">
      <w:pPr>
        <w:pStyle w:val="2"/>
        <w:jc w:val="both"/>
        <w:rPr>
          <w:rFonts w:ascii="Times New Roman" w:hAnsi="Times New Roman" w:cs="Times New Roman"/>
        </w:rPr>
      </w:pPr>
      <w:bookmarkStart w:id="142" w:name="datasets"/>
      <w:r w:rsidRPr="00FB5D06">
        <w:rPr>
          <w:rFonts w:ascii="Times New Roman" w:hAnsi="Times New Roman" w:cs="Times New Roman"/>
        </w:rPr>
        <w:t>Datasets</w:t>
      </w:r>
      <w:bookmarkEnd w:id="142"/>
    </w:p>
    <w:p w14:paraId="40D7077D" w14:textId="036B1B5C" w:rsidR="00BE3742" w:rsidRPr="00FB5D06" w:rsidRDefault="00FB5D06" w:rsidP="006C0E33">
      <w:pPr>
        <w:pStyle w:val="FirstParagraph"/>
        <w:jc w:val="both"/>
        <w:rPr>
          <w:rFonts w:ascii="Times New Roman" w:hAnsi="Times New Roman" w:cs="Times New Roman"/>
        </w:rPr>
      </w:pPr>
      <w:r w:rsidRPr="00FB5D06">
        <w:rPr>
          <w:rFonts w:ascii="Times New Roman" w:hAnsi="Times New Roman" w:cs="Times New Roman"/>
        </w:rPr>
        <w:t xml:space="preserve">In order to calculate IWGI, we need to calculate multiple indicators and sub-indicators. All the datasets used are listed in the </w:t>
      </w:r>
      <w:r w:rsidRPr="00FB5D06">
        <w:rPr>
          <w:rFonts w:ascii="Times New Roman" w:hAnsi="Times New Roman" w:cs="Times New Roman"/>
          <w:i/>
        </w:rPr>
        <w:t>SI Appendix</w:t>
      </w:r>
      <w:r w:rsidRPr="00FB5D06">
        <w:rPr>
          <w:rFonts w:ascii="Times New Roman" w:hAnsi="Times New Roman" w:cs="Times New Roman"/>
        </w:rPr>
        <w:t xml:space="preserve"> table S1. A detailed description of the data </w:t>
      </w:r>
      <w:r w:rsidR="0084150C">
        <w:rPr>
          <w:rFonts w:ascii="Times New Roman" w:hAnsi="Times New Roman" w:cs="Times New Roman"/>
        </w:rPr>
        <w:t>is provided</w:t>
      </w:r>
      <w:r w:rsidRPr="00FB5D06">
        <w:rPr>
          <w:rFonts w:ascii="Times New Roman" w:hAnsi="Times New Roman" w:cs="Times New Roman"/>
        </w:rPr>
        <w:t xml:space="preserve"> in the supplementary materials </w:t>
      </w:r>
      <w:r w:rsidRPr="00FB5D06">
        <w:rPr>
          <w:rFonts w:ascii="Times New Roman" w:hAnsi="Times New Roman" w:cs="Times New Roman"/>
          <w:i/>
        </w:rPr>
        <w:t>SI Appendix</w:t>
      </w:r>
      <w:r w:rsidRPr="00FB5D06">
        <w:rPr>
          <w:rFonts w:ascii="Times New Roman" w:hAnsi="Times New Roman" w:cs="Times New Roman"/>
        </w:rPr>
        <w:t xml:space="preserve"> Methods S2.</w:t>
      </w:r>
    </w:p>
    <w:p w14:paraId="14470F05" w14:textId="77777777" w:rsidR="00882A9A" w:rsidRPr="00FB5D06" w:rsidRDefault="00882A9A" w:rsidP="006C0E33">
      <w:pPr>
        <w:pStyle w:val="1"/>
        <w:jc w:val="both"/>
        <w:rPr>
          <w:rFonts w:ascii="Times New Roman" w:hAnsi="Times New Roman" w:cs="Times New Roman"/>
          <w:lang w:eastAsia="zh-CN"/>
        </w:rPr>
      </w:pPr>
      <w:bookmarkStart w:id="143" w:name="ref-gleeson2020"/>
      <w:bookmarkStart w:id="144" w:name="refs"/>
      <w:r>
        <w:rPr>
          <w:rFonts w:ascii="Times New Roman" w:hAnsi="Times New Roman" w:cs="Times New Roman" w:hint="eastAsia"/>
          <w:lang w:eastAsia="zh-CN"/>
        </w:rPr>
        <w:t>R</w:t>
      </w:r>
      <w:r>
        <w:rPr>
          <w:rFonts w:ascii="Times New Roman" w:hAnsi="Times New Roman" w:cs="Times New Roman"/>
          <w:lang w:eastAsia="zh-CN"/>
        </w:rPr>
        <w:t>eferences</w:t>
      </w:r>
    </w:p>
    <w:p w14:paraId="0517E6AC" w14:textId="77777777" w:rsidR="00882A9A" w:rsidRDefault="00882A9A" w:rsidP="006C0E33">
      <w:pPr>
        <w:pStyle w:val="a8"/>
        <w:jc w:val="both"/>
        <w:rPr>
          <w:rFonts w:ascii="Times New Roman" w:hAnsi="Times New Roman" w:cs="Times New Roman"/>
        </w:rPr>
      </w:pPr>
    </w:p>
    <w:p w14:paraId="00F8FC47" w14:textId="77777777" w:rsidR="00BE3742" w:rsidRPr="00FF4655" w:rsidRDefault="00FB5D06" w:rsidP="006C0E33">
      <w:pPr>
        <w:pStyle w:val="a8"/>
        <w:jc w:val="both"/>
        <w:rPr>
          <w:rFonts w:ascii="Times New Roman" w:hAnsi="Times New Roman" w:cs="Times New Roman"/>
          <w:sz w:val="22"/>
        </w:rPr>
      </w:pPr>
      <w:r w:rsidRPr="00FF4655">
        <w:rPr>
          <w:rFonts w:ascii="Times New Roman" w:hAnsi="Times New Roman" w:cs="Times New Roman"/>
          <w:sz w:val="22"/>
        </w:rPr>
        <w:t xml:space="preserve">1. T. </w:t>
      </w:r>
      <w:proofErr w:type="spellStart"/>
      <w:r w:rsidRPr="00FF4655">
        <w:rPr>
          <w:rFonts w:ascii="Times New Roman" w:hAnsi="Times New Roman" w:cs="Times New Roman"/>
          <w:sz w:val="22"/>
        </w:rPr>
        <w:t>Gleeson</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Illuminating water cycle modifications and Earth system resilience in the Anthropocene. </w:t>
      </w:r>
      <w:r w:rsidRPr="00FF4655">
        <w:rPr>
          <w:rFonts w:ascii="Times New Roman" w:hAnsi="Times New Roman" w:cs="Times New Roman"/>
          <w:i/>
          <w:sz w:val="22"/>
        </w:rPr>
        <w:t>Water Resources Research</w:t>
      </w:r>
      <w:r w:rsidRPr="00FF4655">
        <w:rPr>
          <w:rFonts w:ascii="Times New Roman" w:hAnsi="Times New Roman" w:cs="Times New Roman"/>
          <w:sz w:val="22"/>
        </w:rPr>
        <w:t xml:space="preserve"> </w:t>
      </w:r>
      <w:r w:rsidRPr="00FF4655">
        <w:rPr>
          <w:rFonts w:ascii="Times New Roman" w:hAnsi="Times New Roman" w:cs="Times New Roman"/>
          <w:b/>
          <w:sz w:val="22"/>
        </w:rPr>
        <w:t>56</w:t>
      </w:r>
      <w:r w:rsidRPr="00FF4655">
        <w:rPr>
          <w:rFonts w:ascii="Times New Roman" w:hAnsi="Times New Roman" w:cs="Times New Roman"/>
          <w:sz w:val="22"/>
        </w:rPr>
        <w:t xml:space="preserve"> (2020).</w:t>
      </w:r>
    </w:p>
    <w:p w14:paraId="6AF2CE36" w14:textId="77777777" w:rsidR="00BE3742" w:rsidRPr="00FF4655" w:rsidRDefault="00FB5D06" w:rsidP="006C0E33">
      <w:pPr>
        <w:pStyle w:val="a8"/>
        <w:jc w:val="both"/>
        <w:rPr>
          <w:rFonts w:ascii="Times New Roman" w:hAnsi="Times New Roman" w:cs="Times New Roman"/>
          <w:sz w:val="22"/>
        </w:rPr>
      </w:pPr>
      <w:bookmarkStart w:id="145" w:name="ref-sivapalan2012"/>
      <w:bookmarkEnd w:id="143"/>
      <w:r w:rsidRPr="00FF4655">
        <w:rPr>
          <w:rFonts w:ascii="Times New Roman" w:hAnsi="Times New Roman" w:cs="Times New Roman"/>
          <w:sz w:val="22"/>
        </w:rPr>
        <w:t xml:space="preserve">2. M. Sivapalan, H. H. G. </w:t>
      </w:r>
      <w:proofErr w:type="spellStart"/>
      <w:r w:rsidRPr="00FF4655">
        <w:rPr>
          <w:rFonts w:ascii="Times New Roman" w:hAnsi="Times New Roman" w:cs="Times New Roman"/>
          <w:sz w:val="22"/>
        </w:rPr>
        <w:t>Savenije</w:t>
      </w:r>
      <w:proofErr w:type="spellEnd"/>
      <w:r w:rsidRPr="00FF4655">
        <w:rPr>
          <w:rFonts w:ascii="Times New Roman" w:hAnsi="Times New Roman" w:cs="Times New Roman"/>
          <w:sz w:val="22"/>
        </w:rPr>
        <w:t xml:space="preserve">, G. </w:t>
      </w:r>
      <w:proofErr w:type="spellStart"/>
      <w:r w:rsidRPr="00FF4655">
        <w:rPr>
          <w:rFonts w:ascii="Times New Roman" w:hAnsi="Times New Roman" w:cs="Times New Roman"/>
          <w:sz w:val="22"/>
        </w:rPr>
        <w:t>Blöschl</w:t>
      </w:r>
      <w:proofErr w:type="spellEnd"/>
      <w:r w:rsidRPr="00FF4655">
        <w:rPr>
          <w:rFonts w:ascii="Times New Roman" w:hAnsi="Times New Roman" w:cs="Times New Roman"/>
          <w:sz w:val="22"/>
        </w:rPr>
        <w:t xml:space="preserve">, Socio-hydrology: A new science of people and water: INVITED COMMENTARY. </w:t>
      </w:r>
      <w:r w:rsidRPr="00FF4655">
        <w:rPr>
          <w:rFonts w:ascii="Times New Roman" w:hAnsi="Times New Roman" w:cs="Times New Roman"/>
          <w:i/>
          <w:sz w:val="22"/>
        </w:rPr>
        <w:t>Hydrological Processes</w:t>
      </w:r>
      <w:r w:rsidRPr="00FF4655">
        <w:rPr>
          <w:rFonts w:ascii="Times New Roman" w:hAnsi="Times New Roman" w:cs="Times New Roman"/>
          <w:sz w:val="22"/>
        </w:rPr>
        <w:t xml:space="preserve"> </w:t>
      </w:r>
      <w:r w:rsidRPr="00FF4655">
        <w:rPr>
          <w:rFonts w:ascii="Times New Roman" w:hAnsi="Times New Roman" w:cs="Times New Roman"/>
          <w:b/>
          <w:sz w:val="22"/>
        </w:rPr>
        <w:t>26</w:t>
      </w:r>
      <w:r w:rsidRPr="00FF4655">
        <w:rPr>
          <w:rFonts w:ascii="Times New Roman" w:hAnsi="Times New Roman" w:cs="Times New Roman"/>
          <w:sz w:val="22"/>
        </w:rPr>
        <w:t>, 1270–1276 (2012).</w:t>
      </w:r>
    </w:p>
    <w:p w14:paraId="7FDDE414" w14:textId="77777777" w:rsidR="00BE3742" w:rsidRPr="00FF4655" w:rsidRDefault="00FB5D06" w:rsidP="006C0E33">
      <w:pPr>
        <w:pStyle w:val="a8"/>
        <w:jc w:val="both"/>
        <w:rPr>
          <w:rFonts w:ascii="Times New Roman" w:hAnsi="Times New Roman" w:cs="Times New Roman"/>
          <w:sz w:val="22"/>
        </w:rPr>
      </w:pPr>
      <w:bookmarkStart w:id="146" w:name="ref-qin2014"/>
      <w:bookmarkEnd w:id="145"/>
      <w:r w:rsidRPr="00FF4655">
        <w:rPr>
          <w:rFonts w:ascii="Times New Roman" w:hAnsi="Times New Roman" w:cs="Times New Roman"/>
          <w:sz w:val="22"/>
        </w:rPr>
        <w:t xml:space="preserve">3. D. </w:t>
      </w:r>
      <w:proofErr w:type="spellStart"/>
      <w:r w:rsidRPr="00FF4655">
        <w:rPr>
          <w:rFonts w:ascii="Times New Roman" w:hAnsi="Times New Roman" w:cs="Times New Roman"/>
          <w:sz w:val="22"/>
        </w:rPr>
        <w:t>Qin</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Theoretical framework of dualistic </w:t>
      </w:r>
      <w:proofErr w:type="spellStart"/>
      <w:r w:rsidRPr="00FF4655">
        <w:rPr>
          <w:rFonts w:ascii="Times New Roman" w:hAnsi="Times New Roman" w:cs="Times New Roman"/>
          <w:sz w:val="22"/>
        </w:rPr>
        <w:t>natureSocial</w:t>
      </w:r>
      <w:proofErr w:type="spellEnd"/>
      <w:r w:rsidRPr="00FF4655">
        <w:rPr>
          <w:rFonts w:ascii="Times New Roman" w:hAnsi="Times New Roman" w:cs="Times New Roman"/>
          <w:sz w:val="22"/>
        </w:rPr>
        <w:t xml:space="preserve"> water cycle. </w:t>
      </w:r>
      <w:r w:rsidRPr="00FF4655">
        <w:rPr>
          <w:rFonts w:ascii="Times New Roman" w:hAnsi="Times New Roman" w:cs="Times New Roman"/>
          <w:i/>
          <w:sz w:val="22"/>
        </w:rPr>
        <w:t>Chinese Science Bulletin</w:t>
      </w:r>
      <w:r w:rsidRPr="00FF4655">
        <w:rPr>
          <w:rFonts w:ascii="Times New Roman" w:hAnsi="Times New Roman" w:cs="Times New Roman"/>
          <w:sz w:val="22"/>
        </w:rPr>
        <w:t xml:space="preserve"> </w:t>
      </w:r>
      <w:r w:rsidRPr="00FF4655">
        <w:rPr>
          <w:rFonts w:ascii="Times New Roman" w:hAnsi="Times New Roman" w:cs="Times New Roman"/>
          <w:b/>
          <w:sz w:val="22"/>
        </w:rPr>
        <w:t>59</w:t>
      </w:r>
      <w:r w:rsidRPr="00FF4655">
        <w:rPr>
          <w:rFonts w:ascii="Times New Roman" w:hAnsi="Times New Roman" w:cs="Times New Roman"/>
          <w:sz w:val="22"/>
        </w:rPr>
        <w:t>, 810–820 (2014).</w:t>
      </w:r>
    </w:p>
    <w:p w14:paraId="7E83BF62" w14:textId="77777777" w:rsidR="00BE3742" w:rsidRPr="00FF4655" w:rsidRDefault="00FB5D06" w:rsidP="006C0E33">
      <w:pPr>
        <w:pStyle w:val="a8"/>
        <w:jc w:val="both"/>
        <w:rPr>
          <w:rFonts w:ascii="Times New Roman" w:hAnsi="Times New Roman" w:cs="Times New Roman"/>
          <w:sz w:val="22"/>
        </w:rPr>
      </w:pPr>
      <w:bookmarkStart w:id="147" w:name="ref-abbott2019"/>
      <w:bookmarkEnd w:id="146"/>
      <w:r w:rsidRPr="00FF4655">
        <w:rPr>
          <w:rFonts w:ascii="Times New Roman" w:hAnsi="Times New Roman" w:cs="Times New Roman"/>
          <w:sz w:val="22"/>
        </w:rPr>
        <w:t xml:space="preserve">4. B. W. </w:t>
      </w:r>
      <w:proofErr w:type="spellStart"/>
      <w:r w:rsidRPr="00FF4655">
        <w:rPr>
          <w:rFonts w:ascii="Times New Roman" w:hAnsi="Times New Roman" w:cs="Times New Roman"/>
          <w:sz w:val="22"/>
        </w:rPr>
        <w:t>Abbott</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A water cycle for the Anthropocene. </w:t>
      </w:r>
      <w:r w:rsidRPr="00FF4655">
        <w:rPr>
          <w:rFonts w:ascii="Times New Roman" w:hAnsi="Times New Roman" w:cs="Times New Roman"/>
          <w:i/>
          <w:sz w:val="22"/>
        </w:rPr>
        <w:t>Hydrological Processes</w:t>
      </w:r>
      <w:r w:rsidRPr="00FF4655">
        <w:rPr>
          <w:rFonts w:ascii="Times New Roman" w:hAnsi="Times New Roman" w:cs="Times New Roman"/>
          <w:sz w:val="22"/>
        </w:rPr>
        <w:t xml:space="preserve"> </w:t>
      </w:r>
      <w:r w:rsidRPr="00FF4655">
        <w:rPr>
          <w:rFonts w:ascii="Times New Roman" w:hAnsi="Times New Roman" w:cs="Times New Roman"/>
          <w:b/>
          <w:sz w:val="22"/>
        </w:rPr>
        <w:t>33</w:t>
      </w:r>
      <w:r w:rsidRPr="00FF4655">
        <w:rPr>
          <w:rFonts w:ascii="Times New Roman" w:hAnsi="Times New Roman" w:cs="Times New Roman"/>
          <w:sz w:val="22"/>
        </w:rPr>
        <w:t>, 3046–3052 (2019).</w:t>
      </w:r>
    </w:p>
    <w:p w14:paraId="1F521701" w14:textId="77777777" w:rsidR="00BE3742" w:rsidRPr="00FF4655" w:rsidRDefault="00FB5D06" w:rsidP="006C0E33">
      <w:pPr>
        <w:pStyle w:val="a8"/>
        <w:jc w:val="both"/>
        <w:rPr>
          <w:rFonts w:ascii="Times New Roman" w:hAnsi="Times New Roman" w:cs="Times New Roman"/>
          <w:sz w:val="22"/>
        </w:rPr>
      </w:pPr>
      <w:bookmarkStart w:id="148" w:name="ref-levia2020"/>
      <w:bookmarkEnd w:id="147"/>
      <w:r w:rsidRPr="00FF4655">
        <w:rPr>
          <w:rFonts w:ascii="Times New Roman" w:hAnsi="Times New Roman" w:cs="Times New Roman"/>
          <w:sz w:val="22"/>
        </w:rPr>
        <w:t xml:space="preserve">5. D. F. </w:t>
      </w:r>
      <w:proofErr w:type="spellStart"/>
      <w:r w:rsidRPr="00FF4655">
        <w:rPr>
          <w:rFonts w:ascii="Times New Roman" w:hAnsi="Times New Roman" w:cs="Times New Roman"/>
          <w:sz w:val="22"/>
        </w:rPr>
        <w:t>Levia</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Homogenization of the terrestrial water cycle. </w:t>
      </w:r>
      <w:r w:rsidRPr="00FF4655">
        <w:rPr>
          <w:rFonts w:ascii="Times New Roman" w:hAnsi="Times New Roman" w:cs="Times New Roman"/>
          <w:i/>
          <w:sz w:val="22"/>
        </w:rPr>
        <w:t>Nature Geoscience</w:t>
      </w:r>
      <w:r w:rsidRPr="00FF4655">
        <w:rPr>
          <w:rFonts w:ascii="Times New Roman" w:hAnsi="Times New Roman" w:cs="Times New Roman"/>
          <w:sz w:val="22"/>
        </w:rPr>
        <w:t xml:space="preserve"> </w:t>
      </w:r>
      <w:r w:rsidRPr="00FF4655">
        <w:rPr>
          <w:rFonts w:ascii="Times New Roman" w:hAnsi="Times New Roman" w:cs="Times New Roman"/>
          <w:b/>
          <w:sz w:val="22"/>
        </w:rPr>
        <w:t>13</w:t>
      </w:r>
      <w:r w:rsidRPr="00FF4655">
        <w:rPr>
          <w:rFonts w:ascii="Times New Roman" w:hAnsi="Times New Roman" w:cs="Times New Roman"/>
          <w:sz w:val="22"/>
        </w:rPr>
        <w:t>, 656–658 (2020).</w:t>
      </w:r>
    </w:p>
    <w:p w14:paraId="2B493358" w14:textId="77777777" w:rsidR="00BE3742" w:rsidRPr="00FF4655" w:rsidRDefault="00FB5D06" w:rsidP="006C0E33">
      <w:pPr>
        <w:pStyle w:val="a8"/>
        <w:jc w:val="both"/>
        <w:rPr>
          <w:rFonts w:ascii="Times New Roman" w:hAnsi="Times New Roman" w:cs="Times New Roman"/>
          <w:sz w:val="22"/>
        </w:rPr>
      </w:pPr>
      <w:bookmarkStart w:id="149" w:name="ref-bestAnthropogenicStressesWorld2019"/>
      <w:bookmarkEnd w:id="148"/>
      <w:r w:rsidRPr="00FF4655">
        <w:rPr>
          <w:rFonts w:ascii="Times New Roman" w:hAnsi="Times New Roman" w:cs="Times New Roman"/>
          <w:sz w:val="22"/>
        </w:rPr>
        <w:t xml:space="preserve">6. J. Best, Anthropogenic stresses on the world’s big rivers. </w:t>
      </w:r>
      <w:r w:rsidRPr="00FF4655">
        <w:rPr>
          <w:rFonts w:ascii="Times New Roman" w:hAnsi="Times New Roman" w:cs="Times New Roman"/>
          <w:i/>
          <w:sz w:val="22"/>
        </w:rPr>
        <w:t>Nature Geoscience</w:t>
      </w:r>
      <w:r w:rsidRPr="00FF4655">
        <w:rPr>
          <w:rFonts w:ascii="Times New Roman" w:hAnsi="Times New Roman" w:cs="Times New Roman"/>
          <w:sz w:val="22"/>
        </w:rPr>
        <w:t xml:space="preserve"> </w:t>
      </w:r>
      <w:r w:rsidRPr="00FF4655">
        <w:rPr>
          <w:rFonts w:ascii="Times New Roman" w:hAnsi="Times New Roman" w:cs="Times New Roman"/>
          <w:b/>
          <w:sz w:val="22"/>
        </w:rPr>
        <w:t>12</w:t>
      </w:r>
      <w:r w:rsidRPr="00FF4655">
        <w:rPr>
          <w:rFonts w:ascii="Times New Roman" w:hAnsi="Times New Roman" w:cs="Times New Roman"/>
          <w:sz w:val="22"/>
        </w:rPr>
        <w:t>, 7–21 (2019).</w:t>
      </w:r>
    </w:p>
    <w:p w14:paraId="3243705D" w14:textId="77777777" w:rsidR="00BE3742" w:rsidRPr="00FF4655" w:rsidRDefault="00FB5D06" w:rsidP="006C0E33">
      <w:pPr>
        <w:pStyle w:val="a8"/>
        <w:jc w:val="both"/>
        <w:rPr>
          <w:rFonts w:ascii="Times New Roman" w:hAnsi="Times New Roman" w:cs="Times New Roman"/>
          <w:sz w:val="22"/>
        </w:rPr>
      </w:pPr>
      <w:bookmarkStart w:id="150" w:name="ref-falkenmark2019"/>
      <w:bookmarkEnd w:id="149"/>
      <w:r w:rsidRPr="00FF4655">
        <w:rPr>
          <w:rFonts w:ascii="Times New Roman" w:hAnsi="Times New Roman" w:cs="Times New Roman"/>
          <w:sz w:val="22"/>
        </w:rPr>
        <w:t xml:space="preserve">7. M. </w:t>
      </w:r>
      <w:proofErr w:type="spellStart"/>
      <w:r w:rsidRPr="00FF4655">
        <w:rPr>
          <w:rFonts w:ascii="Times New Roman" w:hAnsi="Times New Roman" w:cs="Times New Roman"/>
          <w:sz w:val="22"/>
        </w:rPr>
        <w:t>Falkenmark</w:t>
      </w:r>
      <w:proofErr w:type="spellEnd"/>
      <w:r w:rsidRPr="00FF4655">
        <w:rPr>
          <w:rFonts w:ascii="Times New Roman" w:hAnsi="Times New Roman" w:cs="Times New Roman"/>
          <w:sz w:val="22"/>
        </w:rPr>
        <w:t>, L. Wang-</w:t>
      </w:r>
      <w:proofErr w:type="spellStart"/>
      <w:r w:rsidRPr="00FF4655">
        <w:rPr>
          <w:rFonts w:ascii="Times New Roman" w:hAnsi="Times New Roman" w:cs="Times New Roman"/>
          <w:sz w:val="22"/>
        </w:rPr>
        <w:t>Erlandsson</w:t>
      </w:r>
      <w:proofErr w:type="spellEnd"/>
      <w:r w:rsidRPr="00FF4655">
        <w:rPr>
          <w:rFonts w:ascii="Times New Roman" w:hAnsi="Times New Roman" w:cs="Times New Roman"/>
          <w:sz w:val="22"/>
        </w:rPr>
        <w:t xml:space="preserve">, J. </w:t>
      </w:r>
      <w:proofErr w:type="spellStart"/>
      <w:r w:rsidRPr="00FF4655">
        <w:rPr>
          <w:rFonts w:ascii="Times New Roman" w:hAnsi="Times New Roman" w:cs="Times New Roman"/>
          <w:sz w:val="22"/>
        </w:rPr>
        <w:t>Rockström</w:t>
      </w:r>
      <w:proofErr w:type="spellEnd"/>
      <w:r w:rsidRPr="00FF4655">
        <w:rPr>
          <w:rFonts w:ascii="Times New Roman" w:hAnsi="Times New Roman" w:cs="Times New Roman"/>
          <w:sz w:val="22"/>
        </w:rPr>
        <w:t xml:space="preserve">, Understanding of water resilience in the Anthropocene. </w:t>
      </w:r>
      <w:r w:rsidRPr="00FF4655">
        <w:rPr>
          <w:rFonts w:ascii="Times New Roman" w:hAnsi="Times New Roman" w:cs="Times New Roman"/>
          <w:i/>
          <w:sz w:val="22"/>
        </w:rPr>
        <w:t>Journal of Hydrology X</w:t>
      </w:r>
      <w:r w:rsidRPr="00FF4655">
        <w:rPr>
          <w:rFonts w:ascii="Times New Roman" w:hAnsi="Times New Roman" w:cs="Times New Roman"/>
          <w:sz w:val="22"/>
        </w:rPr>
        <w:t xml:space="preserve"> </w:t>
      </w:r>
      <w:r w:rsidRPr="00FF4655">
        <w:rPr>
          <w:rFonts w:ascii="Times New Roman" w:hAnsi="Times New Roman" w:cs="Times New Roman"/>
          <w:b/>
          <w:sz w:val="22"/>
        </w:rPr>
        <w:t>2</w:t>
      </w:r>
      <w:r w:rsidRPr="00FF4655">
        <w:rPr>
          <w:rFonts w:ascii="Times New Roman" w:hAnsi="Times New Roman" w:cs="Times New Roman"/>
          <w:sz w:val="22"/>
        </w:rPr>
        <w:t>, 100009 (2019).</w:t>
      </w:r>
    </w:p>
    <w:p w14:paraId="603A7EDE" w14:textId="77777777" w:rsidR="00BE3742" w:rsidRPr="00FF4655" w:rsidRDefault="00FB5D06" w:rsidP="006C0E33">
      <w:pPr>
        <w:pStyle w:val="a8"/>
        <w:jc w:val="both"/>
        <w:rPr>
          <w:rFonts w:ascii="Times New Roman" w:hAnsi="Times New Roman" w:cs="Times New Roman"/>
          <w:sz w:val="22"/>
        </w:rPr>
      </w:pPr>
      <w:bookmarkStart w:id="151" w:name="ref-dibaldassarre2019"/>
      <w:bookmarkEnd w:id="150"/>
      <w:r w:rsidRPr="00FF4655">
        <w:rPr>
          <w:rFonts w:ascii="Times New Roman" w:hAnsi="Times New Roman" w:cs="Times New Roman"/>
          <w:sz w:val="22"/>
        </w:rPr>
        <w:t xml:space="preserve">8. G. Di </w:t>
      </w:r>
      <w:proofErr w:type="spellStart"/>
      <w:r w:rsidRPr="00FF4655">
        <w:rPr>
          <w:rFonts w:ascii="Times New Roman" w:hAnsi="Times New Roman" w:cs="Times New Roman"/>
          <w:sz w:val="22"/>
        </w:rPr>
        <w:t>Baldassarre</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w:t>
      </w:r>
      <w:proofErr w:type="spellStart"/>
      <w:r w:rsidRPr="00FF4655">
        <w:rPr>
          <w:rFonts w:ascii="Times New Roman" w:hAnsi="Times New Roman" w:cs="Times New Roman"/>
          <w:sz w:val="22"/>
        </w:rPr>
        <w:t>Sociohydrology</w:t>
      </w:r>
      <w:proofErr w:type="spellEnd"/>
      <w:r w:rsidRPr="00FF4655">
        <w:rPr>
          <w:rFonts w:ascii="Times New Roman" w:hAnsi="Times New Roman" w:cs="Times New Roman"/>
          <w:sz w:val="22"/>
        </w:rPr>
        <w:t xml:space="preserve">: Scientific Challenges in Addressing the Sustainable Development Goals. </w:t>
      </w:r>
      <w:r w:rsidRPr="00FF4655">
        <w:rPr>
          <w:rFonts w:ascii="Times New Roman" w:hAnsi="Times New Roman" w:cs="Times New Roman"/>
          <w:i/>
          <w:sz w:val="22"/>
        </w:rPr>
        <w:t>Water Resources Research</w:t>
      </w:r>
      <w:r w:rsidRPr="00FF4655">
        <w:rPr>
          <w:rFonts w:ascii="Times New Roman" w:hAnsi="Times New Roman" w:cs="Times New Roman"/>
          <w:sz w:val="22"/>
        </w:rPr>
        <w:t xml:space="preserve"> </w:t>
      </w:r>
      <w:r w:rsidRPr="00FF4655">
        <w:rPr>
          <w:rFonts w:ascii="Times New Roman" w:hAnsi="Times New Roman" w:cs="Times New Roman"/>
          <w:b/>
          <w:sz w:val="22"/>
        </w:rPr>
        <w:t>55</w:t>
      </w:r>
      <w:r w:rsidRPr="00FF4655">
        <w:rPr>
          <w:rFonts w:ascii="Times New Roman" w:hAnsi="Times New Roman" w:cs="Times New Roman"/>
          <w:sz w:val="22"/>
        </w:rPr>
        <w:t>, 6327–6355 (2019).</w:t>
      </w:r>
    </w:p>
    <w:p w14:paraId="3F21F7BF" w14:textId="77777777" w:rsidR="00BE3742" w:rsidRPr="00FF4655" w:rsidRDefault="00FB5D06" w:rsidP="006C0E33">
      <w:pPr>
        <w:pStyle w:val="a8"/>
        <w:jc w:val="both"/>
        <w:rPr>
          <w:rFonts w:ascii="Times New Roman" w:hAnsi="Times New Roman" w:cs="Times New Roman"/>
          <w:sz w:val="22"/>
        </w:rPr>
      </w:pPr>
      <w:bookmarkStart w:id="152" w:name="ref-biermann2012"/>
      <w:bookmarkEnd w:id="151"/>
      <w:r w:rsidRPr="00FF4655">
        <w:rPr>
          <w:rFonts w:ascii="Times New Roman" w:hAnsi="Times New Roman" w:cs="Times New Roman"/>
          <w:sz w:val="22"/>
        </w:rPr>
        <w:t xml:space="preserve">9. F. </w:t>
      </w:r>
      <w:proofErr w:type="spellStart"/>
      <w:r w:rsidRPr="00FF4655">
        <w:rPr>
          <w:rFonts w:ascii="Times New Roman" w:hAnsi="Times New Roman" w:cs="Times New Roman"/>
          <w:sz w:val="22"/>
        </w:rPr>
        <w:t>Biermann</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Navigating the Anthropocene: Improving Earth System Governance. </w:t>
      </w:r>
      <w:r w:rsidRPr="00FF4655">
        <w:rPr>
          <w:rFonts w:ascii="Times New Roman" w:hAnsi="Times New Roman" w:cs="Times New Roman"/>
          <w:i/>
          <w:sz w:val="22"/>
        </w:rPr>
        <w:t>Science</w:t>
      </w:r>
      <w:r w:rsidRPr="00FF4655">
        <w:rPr>
          <w:rFonts w:ascii="Times New Roman" w:hAnsi="Times New Roman" w:cs="Times New Roman"/>
          <w:sz w:val="22"/>
        </w:rPr>
        <w:t xml:space="preserve"> </w:t>
      </w:r>
      <w:r w:rsidRPr="00FF4655">
        <w:rPr>
          <w:rFonts w:ascii="Times New Roman" w:hAnsi="Times New Roman" w:cs="Times New Roman"/>
          <w:b/>
          <w:sz w:val="22"/>
        </w:rPr>
        <w:t>335</w:t>
      </w:r>
      <w:r w:rsidRPr="00FF4655">
        <w:rPr>
          <w:rFonts w:ascii="Times New Roman" w:hAnsi="Times New Roman" w:cs="Times New Roman"/>
          <w:sz w:val="22"/>
        </w:rPr>
        <w:t>, 1306–1307 (2012).</w:t>
      </w:r>
    </w:p>
    <w:p w14:paraId="152A1FD9" w14:textId="77777777" w:rsidR="00BE3742" w:rsidRPr="00FF4655" w:rsidRDefault="00FB5D06" w:rsidP="006C0E33">
      <w:pPr>
        <w:pStyle w:val="a8"/>
        <w:jc w:val="both"/>
        <w:rPr>
          <w:rFonts w:ascii="Times New Roman" w:hAnsi="Times New Roman" w:cs="Times New Roman"/>
          <w:sz w:val="22"/>
        </w:rPr>
      </w:pPr>
      <w:bookmarkStart w:id="153" w:name="ref-steffen2020"/>
      <w:bookmarkEnd w:id="152"/>
      <w:r w:rsidRPr="00FF4655">
        <w:rPr>
          <w:rFonts w:ascii="Times New Roman" w:hAnsi="Times New Roman" w:cs="Times New Roman"/>
          <w:sz w:val="22"/>
        </w:rPr>
        <w:t xml:space="preserve">10. W. </w:t>
      </w:r>
      <w:proofErr w:type="spellStart"/>
      <w:r w:rsidRPr="00FF4655">
        <w:rPr>
          <w:rFonts w:ascii="Times New Roman" w:hAnsi="Times New Roman" w:cs="Times New Roman"/>
          <w:sz w:val="22"/>
        </w:rPr>
        <w:t>Steffen</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The emergence and evolution of Earth System Science. </w:t>
      </w:r>
      <w:r w:rsidRPr="00FF4655">
        <w:rPr>
          <w:rFonts w:ascii="Times New Roman" w:hAnsi="Times New Roman" w:cs="Times New Roman"/>
          <w:i/>
          <w:sz w:val="22"/>
        </w:rPr>
        <w:t>Nature Reviews Earth &amp; Environment</w:t>
      </w:r>
      <w:r w:rsidRPr="00FF4655">
        <w:rPr>
          <w:rFonts w:ascii="Times New Roman" w:hAnsi="Times New Roman" w:cs="Times New Roman"/>
          <w:sz w:val="22"/>
        </w:rPr>
        <w:t xml:space="preserve"> </w:t>
      </w:r>
      <w:r w:rsidRPr="00FF4655">
        <w:rPr>
          <w:rFonts w:ascii="Times New Roman" w:hAnsi="Times New Roman" w:cs="Times New Roman"/>
          <w:b/>
          <w:sz w:val="22"/>
        </w:rPr>
        <w:t>1</w:t>
      </w:r>
      <w:r w:rsidRPr="00FF4655">
        <w:rPr>
          <w:rFonts w:ascii="Times New Roman" w:hAnsi="Times New Roman" w:cs="Times New Roman"/>
          <w:sz w:val="22"/>
        </w:rPr>
        <w:t>, 54–63 (2020).</w:t>
      </w:r>
    </w:p>
    <w:p w14:paraId="0C1489EC" w14:textId="77777777" w:rsidR="00BE3742" w:rsidRPr="00FF4655" w:rsidRDefault="00FB5D06" w:rsidP="006C0E33">
      <w:pPr>
        <w:pStyle w:val="a8"/>
        <w:jc w:val="both"/>
        <w:rPr>
          <w:rFonts w:ascii="Times New Roman" w:hAnsi="Times New Roman" w:cs="Times New Roman"/>
          <w:sz w:val="22"/>
        </w:rPr>
      </w:pPr>
      <w:bookmarkStart w:id="154" w:name="ref-undpwatergovernancefacility2015"/>
      <w:bookmarkEnd w:id="153"/>
      <w:r w:rsidRPr="00FF4655">
        <w:rPr>
          <w:rFonts w:ascii="Times New Roman" w:hAnsi="Times New Roman" w:cs="Times New Roman"/>
          <w:sz w:val="22"/>
        </w:rPr>
        <w:lastRenderedPageBreak/>
        <w:t xml:space="preserve">11. UNDP Water Governance Facility, D. H. </w:t>
      </w:r>
      <w:proofErr w:type="spellStart"/>
      <w:r w:rsidRPr="00FF4655">
        <w:rPr>
          <w:rFonts w:ascii="Times New Roman" w:hAnsi="Times New Roman" w:cs="Times New Roman"/>
          <w:sz w:val="22"/>
        </w:rPr>
        <w:t>Tropp</w:t>
      </w:r>
      <w:proofErr w:type="spellEnd"/>
      <w:r w:rsidRPr="00FF4655">
        <w:rPr>
          <w:rFonts w:ascii="Times New Roman" w:hAnsi="Times New Roman" w:cs="Times New Roman"/>
          <w:sz w:val="22"/>
        </w:rPr>
        <w:t>, D. A. Jiménez, “Water governance in perspective: Water Governance Facility 10 years 2005-2015” (Water Governance Facility, 2015).</w:t>
      </w:r>
    </w:p>
    <w:p w14:paraId="0AFBDE28" w14:textId="77777777" w:rsidR="00BE3742" w:rsidRPr="00FF4655" w:rsidRDefault="00FB5D06" w:rsidP="006C0E33">
      <w:pPr>
        <w:pStyle w:val="a8"/>
        <w:jc w:val="both"/>
        <w:rPr>
          <w:rFonts w:ascii="Times New Roman" w:hAnsi="Times New Roman" w:cs="Times New Roman"/>
          <w:sz w:val="22"/>
        </w:rPr>
      </w:pPr>
      <w:bookmarkStart w:id="155" w:name="ref-undpwatergovernancefacility2013"/>
      <w:bookmarkEnd w:id="154"/>
      <w:r w:rsidRPr="00FF4655">
        <w:rPr>
          <w:rFonts w:ascii="Times New Roman" w:hAnsi="Times New Roman" w:cs="Times New Roman"/>
          <w:sz w:val="22"/>
        </w:rPr>
        <w:t xml:space="preserve">12. UNDP Water Governance Facility, </w:t>
      </w:r>
      <w:proofErr w:type="spellStart"/>
      <w:r w:rsidRPr="00FF4655">
        <w:rPr>
          <w:rFonts w:ascii="Times New Roman" w:hAnsi="Times New Roman" w:cs="Times New Roman"/>
          <w:sz w:val="22"/>
        </w:rPr>
        <w:t>Ingvild</w:t>
      </w:r>
      <w:proofErr w:type="spellEnd"/>
      <w:r w:rsidRPr="00FF4655">
        <w:rPr>
          <w:rFonts w:ascii="Times New Roman" w:hAnsi="Times New Roman" w:cs="Times New Roman"/>
          <w:sz w:val="22"/>
        </w:rPr>
        <w:t xml:space="preserve"> </w:t>
      </w:r>
      <w:proofErr w:type="spellStart"/>
      <w:r w:rsidRPr="00FF4655">
        <w:rPr>
          <w:rFonts w:ascii="Times New Roman" w:hAnsi="Times New Roman" w:cs="Times New Roman"/>
          <w:sz w:val="22"/>
        </w:rPr>
        <w:t>Oia</w:t>
      </w:r>
      <w:proofErr w:type="spellEnd"/>
      <w:r w:rsidRPr="00FF4655">
        <w:rPr>
          <w:rFonts w:ascii="Times New Roman" w:hAnsi="Times New Roman" w:cs="Times New Roman"/>
          <w:sz w:val="22"/>
        </w:rPr>
        <w:t xml:space="preserve">, </w:t>
      </w:r>
      <w:proofErr w:type="spellStart"/>
      <w:r w:rsidRPr="00FF4655">
        <w:rPr>
          <w:rFonts w:ascii="Times New Roman" w:hAnsi="Times New Roman" w:cs="Times New Roman"/>
          <w:sz w:val="22"/>
        </w:rPr>
        <w:t>Paavani</w:t>
      </w:r>
      <w:proofErr w:type="spellEnd"/>
      <w:r w:rsidRPr="00FF4655">
        <w:rPr>
          <w:rFonts w:ascii="Times New Roman" w:hAnsi="Times New Roman" w:cs="Times New Roman"/>
          <w:sz w:val="22"/>
        </w:rPr>
        <w:t xml:space="preserve"> Reddy, </w:t>
      </w:r>
      <w:proofErr w:type="spellStart"/>
      <w:r w:rsidRPr="00FF4655">
        <w:rPr>
          <w:rFonts w:ascii="Times New Roman" w:hAnsi="Times New Roman" w:cs="Times New Roman"/>
          <w:sz w:val="22"/>
        </w:rPr>
        <w:t>Håkan</w:t>
      </w:r>
      <w:proofErr w:type="spellEnd"/>
      <w:r w:rsidRPr="00FF4655">
        <w:rPr>
          <w:rFonts w:ascii="Times New Roman" w:hAnsi="Times New Roman" w:cs="Times New Roman"/>
          <w:sz w:val="22"/>
        </w:rPr>
        <w:t xml:space="preserve"> </w:t>
      </w:r>
      <w:proofErr w:type="spellStart"/>
      <w:r w:rsidRPr="00FF4655">
        <w:rPr>
          <w:rFonts w:ascii="Times New Roman" w:hAnsi="Times New Roman" w:cs="Times New Roman"/>
          <w:sz w:val="22"/>
        </w:rPr>
        <w:t>Tropp</w:t>
      </w:r>
      <w:proofErr w:type="spellEnd"/>
      <w:r w:rsidRPr="00FF4655">
        <w:rPr>
          <w:rFonts w:ascii="Times New Roman" w:hAnsi="Times New Roman" w:cs="Times New Roman"/>
          <w:sz w:val="22"/>
        </w:rPr>
        <w:t xml:space="preserve">, </w:t>
      </w:r>
      <w:proofErr w:type="spellStart"/>
      <w:r w:rsidRPr="00FF4655">
        <w:rPr>
          <w:rFonts w:ascii="Times New Roman" w:hAnsi="Times New Roman" w:cs="Times New Roman"/>
          <w:sz w:val="22"/>
        </w:rPr>
        <w:t>Håkan</w:t>
      </w:r>
      <w:proofErr w:type="spellEnd"/>
      <w:r w:rsidRPr="00FF4655">
        <w:rPr>
          <w:rFonts w:ascii="Times New Roman" w:hAnsi="Times New Roman" w:cs="Times New Roman"/>
          <w:sz w:val="22"/>
        </w:rPr>
        <w:t xml:space="preserve"> </w:t>
      </w:r>
      <w:proofErr w:type="spellStart"/>
      <w:r w:rsidRPr="00FF4655">
        <w:rPr>
          <w:rFonts w:ascii="Times New Roman" w:hAnsi="Times New Roman" w:cs="Times New Roman"/>
          <w:sz w:val="22"/>
        </w:rPr>
        <w:t>Tropp</w:t>
      </w:r>
      <w:proofErr w:type="spellEnd"/>
      <w:r w:rsidRPr="00FF4655">
        <w:rPr>
          <w:rFonts w:ascii="Times New Roman" w:hAnsi="Times New Roman" w:cs="Times New Roman"/>
          <w:sz w:val="22"/>
        </w:rPr>
        <w:t xml:space="preserve">, </w:t>
      </w:r>
      <w:r w:rsidRPr="00FF4655">
        <w:rPr>
          <w:rFonts w:ascii="Times New Roman" w:hAnsi="Times New Roman" w:cs="Times New Roman"/>
          <w:i/>
          <w:sz w:val="22"/>
        </w:rPr>
        <w:t>User’s guide on assessing water governance</w:t>
      </w:r>
      <w:r w:rsidRPr="00FF4655">
        <w:rPr>
          <w:rFonts w:ascii="Times New Roman" w:hAnsi="Times New Roman" w:cs="Times New Roman"/>
          <w:sz w:val="22"/>
        </w:rPr>
        <w:t xml:space="preserve"> (United Nations Development </w:t>
      </w:r>
      <w:proofErr w:type="spellStart"/>
      <w:r w:rsidRPr="00FF4655">
        <w:rPr>
          <w:rFonts w:ascii="Times New Roman" w:hAnsi="Times New Roman" w:cs="Times New Roman"/>
          <w:sz w:val="22"/>
        </w:rPr>
        <w:t>Programme</w:t>
      </w:r>
      <w:proofErr w:type="spellEnd"/>
      <w:r w:rsidRPr="00FF4655">
        <w:rPr>
          <w:rFonts w:ascii="Times New Roman" w:hAnsi="Times New Roman" w:cs="Times New Roman"/>
          <w:sz w:val="22"/>
        </w:rPr>
        <w:t>, 2013).</w:t>
      </w:r>
    </w:p>
    <w:p w14:paraId="7B865994" w14:textId="77777777" w:rsidR="00BE3742" w:rsidRPr="00FF4655" w:rsidRDefault="00FB5D06" w:rsidP="006C0E33">
      <w:pPr>
        <w:pStyle w:val="a8"/>
        <w:jc w:val="both"/>
        <w:rPr>
          <w:rFonts w:ascii="Times New Roman" w:hAnsi="Times New Roman" w:cs="Times New Roman"/>
          <w:sz w:val="22"/>
        </w:rPr>
      </w:pPr>
      <w:bookmarkStart w:id="156" w:name="ref-undpwatergovernancefacility2016"/>
      <w:bookmarkEnd w:id="155"/>
      <w:r w:rsidRPr="00FF4655">
        <w:rPr>
          <w:rFonts w:ascii="Times New Roman" w:hAnsi="Times New Roman" w:cs="Times New Roman"/>
          <w:sz w:val="22"/>
        </w:rPr>
        <w:t>13. UNDP Water Governance Facility, “Water Governance: Issue Sheet” (2016).</w:t>
      </w:r>
    </w:p>
    <w:p w14:paraId="6C2773AE" w14:textId="77777777" w:rsidR="00BE3742" w:rsidRPr="00FF4655" w:rsidRDefault="00FB5D06" w:rsidP="006C0E33">
      <w:pPr>
        <w:pStyle w:val="a8"/>
        <w:jc w:val="both"/>
        <w:rPr>
          <w:rFonts w:ascii="Times New Roman" w:hAnsi="Times New Roman" w:cs="Times New Roman"/>
          <w:sz w:val="22"/>
        </w:rPr>
      </w:pPr>
      <w:bookmarkStart w:id="157" w:name="ref-rocha2018"/>
      <w:bookmarkEnd w:id="156"/>
      <w:r w:rsidRPr="00FF4655">
        <w:rPr>
          <w:rFonts w:ascii="Times New Roman" w:hAnsi="Times New Roman" w:cs="Times New Roman"/>
          <w:sz w:val="22"/>
        </w:rPr>
        <w:t xml:space="preserve">14. J. C. Rocha, G. Peterson, Ö. </w:t>
      </w:r>
      <w:proofErr w:type="spellStart"/>
      <w:r w:rsidRPr="00FF4655">
        <w:rPr>
          <w:rFonts w:ascii="Times New Roman" w:hAnsi="Times New Roman" w:cs="Times New Roman"/>
          <w:sz w:val="22"/>
        </w:rPr>
        <w:t>Bodin</w:t>
      </w:r>
      <w:proofErr w:type="spellEnd"/>
      <w:r w:rsidRPr="00FF4655">
        <w:rPr>
          <w:rFonts w:ascii="Times New Roman" w:hAnsi="Times New Roman" w:cs="Times New Roman"/>
          <w:sz w:val="22"/>
        </w:rPr>
        <w:t xml:space="preserve">, S. Levin, Cascading regime shifts within and across scales. </w:t>
      </w:r>
      <w:r w:rsidRPr="00FF4655">
        <w:rPr>
          <w:rFonts w:ascii="Times New Roman" w:hAnsi="Times New Roman" w:cs="Times New Roman"/>
          <w:i/>
          <w:sz w:val="22"/>
        </w:rPr>
        <w:t>Science</w:t>
      </w:r>
      <w:r w:rsidRPr="00FF4655">
        <w:rPr>
          <w:rFonts w:ascii="Times New Roman" w:hAnsi="Times New Roman" w:cs="Times New Roman"/>
          <w:sz w:val="22"/>
        </w:rPr>
        <w:t xml:space="preserve"> </w:t>
      </w:r>
      <w:r w:rsidRPr="00FF4655">
        <w:rPr>
          <w:rFonts w:ascii="Times New Roman" w:hAnsi="Times New Roman" w:cs="Times New Roman"/>
          <w:b/>
          <w:sz w:val="22"/>
        </w:rPr>
        <w:t>362</w:t>
      </w:r>
      <w:r w:rsidRPr="00FF4655">
        <w:rPr>
          <w:rFonts w:ascii="Times New Roman" w:hAnsi="Times New Roman" w:cs="Times New Roman"/>
          <w:sz w:val="22"/>
        </w:rPr>
        <w:t>, 1379–1383 (2018).</w:t>
      </w:r>
    </w:p>
    <w:p w14:paraId="408DD039" w14:textId="77777777" w:rsidR="00BE3742" w:rsidRPr="00FF4655" w:rsidRDefault="00FB5D06" w:rsidP="006C0E33">
      <w:pPr>
        <w:pStyle w:val="a8"/>
        <w:jc w:val="both"/>
        <w:rPr>
          <w:rFonts w:ascii="Times New Roman" w:hAnsi="Times New Roman" w:cs="Times New Roman"/>
          <w:sz w:val="22"/>
        </w:rPr>
      </w:pPr>
      <w:bookmarkStart w:id="158" w:name="ref-gregr2020"/>
      <w:bookmarkEnd w:id="157"/>
      <w:r w:rsidRPr="00FF4655">
        <w:rPr>
          <w:rFonts w:ascii="Times New Roman" w:hAnsi="Times New Roman" w:cs="Times New Roman"/>
          <w:sz w:val="22"/>
        </w:rPr>
        <w:t xml:space="preserve">15. E. J. </w:t>
      </w:r>
      <w:proofErr w:type="spellStart"/>
      <w:r w:rsidRPr="00FF4655">
        <w:rPr>
          <w:rFonts w:ascii="Times New Roman" w:hAnsi="Times New Roman" w:cs="Times New Roman"/>
          <w:sz w:val="22"/>
        </w:rPr>
        <w:t>Gregr</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Cascading social-ecological costs and benefits triggered by a recovering keystone predator. </w:t>
      </w:r>
      <w:r w:rsidRPr="00FF4655">
        <w:rPr>
          <w:rFonts w:ascii="Times New Roman" w:hAnsi="Times New Roman" w:cs="Times New Roman"/>
          <w:i/>
          <w:sz w:val="22"/>
        </w:rPr>
        <w:t>Science</w:t>
      </w:r>
      <w:r w:rsidRPr="00FF4655">
        <w:rPr>
          <w:rFonts w:ascii="Times New Roman" w:hAnsi="Times New Roman" w:cs="Times New Roman"/>
          <w:sz w:val="22"/>
        </w:rPr>
        <w:t xml:space="preserve"> (2020) </w:t>
      </w:r>
      <w:hyperlink r:id="rId11">
        <w:r w:rsidRPr="00FF4655">
          <w:rPr>
            <w:rStyle w:val="ae"/>
            <w:rFonts w:ascii="Times New Roman" w:hAnsi="Times New Roman" w:cs="Times New Roman"/>
            <w:sz w:val="22"/>
          </w:rPr>
          <w:t>https:/doi.org/10.1126/science.aay5342</w:t>
        </w:r>
      </w:hyperlink>
      <w:r w:rsidRPr="00FF4655">
        <w:rPr>
          <w:rFonts w:ascii="Times New Roman" w:hAnsi="Times New Roman" w:cs="Times New Roman"/>
          <w:sz w:val="22"/>
        </w:rPr>
        <w:t>.</w:t>
      </w:r>
    </w:p>
    <w:p w14:paraId="1B79F7D8" w14:textId="77777777" w:rsidR="00BE3742" w:rsidRPr="00FF4655" w:rsidRDefault="00FB5D06" w:rsidP="006C0E33">
      <w:pPr>
        <w:pStyle w:val="a8"/>
        <w:jc w:val="both"/>
        <w:rPr>
          <w:rFonts w:ascii="Times New Roman" w:hAnsi="Times New Roman" w:cs="Times New Roman"/>
          <w:sz w:val="22"/>
        </w:rPr>
      </w:pPr>
      <w:bookmarkStart w:id="159" w:name="ref-greveGlobalAssessmentWater2018"/>
      <w:bookmarkEnd w:id="158"/>
      <w:r w:rsidRPr="00FF4655">
        <w:rPr>
          <w:rFonts w:ascii="Times New Roman" w:hAnsi="Times New Roman" w:cs="Times New Roman"/>
          <w:sz w:val="22"/>
        </w:rPr>
        <w:t xml:space="preserve">16. P. </w:t>
      </w:r>
      <w:proofErr w:type="spellStart"/>
      <w:r w:rsidRPr="00FF4655">
        <w:rPr>
          <w:rFonts w:ascii="Times New Roman" w:hAnsi="Times New Roman" w:cs="Times New Roman"/>
          <w:sz w:val="22"/>
        </w:rPr>
        <w:t>Greve</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Global assessment of water challenges under uncertainty in water scarcity projections. </w:t>
      </w:r>
      <w:r w:rsidRPr="00FF4655">
        <w:rPr>
          <w:rFonts w:ascii="Times New Roman" w:hAnsi="Times New Roman" w:cs="Times New Roman"/>
          <w:i/>
          <w:sz w:val="22"/>
        </w:rPr>
        <w:t>Nature Sustainability</w:t>
      </w:r>
      <w:r w:rsidRPr="00FF4655">
        <w:rPr>
          <w:rFonts w:ascii="Times New Roman" w:hAnsi="Times New Roman" w:cs="Times New Roman"/>
          <w:sz w:val="22"/>
        </w:rPr>
        <w:t xml:space="preserve"> </w:t>
      </w:r>
      <w:r w:rsidRPr="00FF4655">
        <w:rPr>
          <w:rFonts w:ascii="Times New Roman" w:hAnsi="Times New Roman" w:cs="Times New Roman"/>
          <w:b/>
          <w:sz w:val="22"/>
        </w:rPr>
        <w:t>1</w:t>
      </w:r>
      <w:r w:rsidRPr="00FF4655">
        <w:rPr>
          <w:rFonts w:ascii="Times New Roman" w:hAnsi="Times New Roman" w:cs="Times New Roman"/>
          <w:sz w:val="22"/>
        </w:rPr>
        <w:t>, 486–494 (2018).</w:t>
      </w:r>
    </w:p>
    <w:p w14:paraId="3125EAD8" w14:textId="77777777" w:rsidR="00BE3742" w:rsidRPr="00FF4655" w:rsidRDefault="00FB5D06" w:rsidP="006C0E33">
      <w:pPr>
        <w:pStyle w:val="a8"/>
        <w:jc w:val="both"/>
        <w:rPr>
          <w:rFonts w:ascii="Times New Roman" w:hAnsi="Times New Roman" w:cs="Times New Roman"/>
          <w:sz w:val="22"/>
        </w:rPr>
      </w:pPr>
      <w:bookmarkStart w:id="160" w:name="ref-wada2017"/>
      <w:bookmarkEnd w:id="159"/>
      <w:r w:rsidRPr="00FF4655">
        <w:rPr>
          <w:rFonts w:ascii="Times New Roman" w:hAnsi="Times New Roman" w:cs="Times New Roman"/>
          <w:sz w:val="22"/>
        </w:rPr>
        <w:t xml:space="preserve">17. Y. </w:t>
      </w:r>
      <w:proofErr w:type="spellStart"/>
      <w:r w:rsidRPr="00FF4655">
        <w:rPr>
          <w:rFonts w:ascii="Times New Roman" w:hAnsi="Times New Roman" w:cs="Times New Roman"/>
          <w:sz w:val="22"/>
        </w:rPr>
        <w:t>Wada</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w:t>
      </w:r>
      <w:proofErr w:type="spellStart"/>
      <w:r w:rsidRPr="00FF4655">
        <w:rPr>
          <w:rFonts w:ascii="Times New Roman" w:hAnsi="Times New Roman" w:cs="Times New Roman"/>
          <w:sz w:val="22"/>
        </w:rPr>
        <w:t>HumanWater</w:t>
      </w:r>
      <w:proofErr w:type="spellEnd"/>
      <w:r w:rsidRPr="00FF4655">
        <w:rPr>
          <w:rFonts w:ascii="Times New Roman" w:hAnsi="Times New Roman" w:cs="Times New Roman"/>
          <w:sz w:val="22"/>
        </w:rPr>
        <w:t xml:space="preserve"> interface in hydrological modelling: Current status and future directions. </w:t>
      </w:r>
      <w:proofErr w:type="spellStart"/>
      <w:r w:rsidRPr="00FF4655">
        <w:rPr>
          <w:rFonts w:ascii="Times New Roman" w:hAnsi="Times New Roman" w:cs="Times New Roman"/>
          <w:i/>
          <w:sz w:val="22"/>
        </w:rPr>
        <w:t>Hydrol</w:t>
      </w:r>
      <w:proofErr w:type="spellEnd"/>
      <w:r w:rsidRPr="00FF4655">
        <w:rPr>
          <w:rFonts w:ascii="Times New Roman" w:hAnsi="Times New Roman" w:cs="Times New Roman"/>
          <w:i/>
          <w:sz w:val="22"/>
        </w:rPr>
        <w:t>. Earth Syst. Sci.</w:t>
      </w:r>
      <w:r w:rsidRPr="00FF4655">
        <w:rPr>
          <w:rFonts w:ascii="Times New Roman" w:hAnsi="Times New Roman" w:cs="Times New Roman"/>
          <w:sz w:val="22"/>
        </w:rPr>
        <w:t>, 26 (2017).</w:t>
      </w:r>
    </w:p>
    <w:p w14:paraId="16AF1DFD" w14:textId="77777777" w:rsidR="00BE3742" w:rsidRPr="00FF4655" w:rsidRDefault="00FB5D06" w:rsidP="006C0E33">
      <w:pPr>
        <w:pStyle w:val="a8"/>
        <w:jc w:val="both"/>
        <w:rPr>
          <w:rFonts w:ascii="Times New Roman" w:hAnsi="Times New Roman" w:cs="Times New Roman"/>
          <w:sz w:val="22"/>
        </w:rPr>
      </w:pPr>
      <w:bookmarkStart w:id="161" w:name="ref-qin2019"/>
      <w:bookmarkEnd w:id="160"/>
      <w:r w:rsidRPr="00FF4655">
        <w:rPr>
          <w:rFonts w:ascii="Times New Roman" w:hAnsi="Times New Roman" w:cs="Times New Roman"/>
          <w:sz w:val="22"/>
        </w:rPr>
        <w:t xml:space="preserve">18. Y. </w:t>
      </w:r>
      <w:proofErr w:type="spellStart"/>
      <w:r w:rsidRPr="00FF4655">
        <w:rPr>
          <w:rFonts w:ascii="Times New Roman" w:hAnsi="Times New Roman" w:cs="Times New Roman"/>
          <w:sz w:val="22"/>
        </w:rPr>
        <w:t>Qin</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Flexibility and intensity of global water use. </w:t>
      </w:r>
      <w:r w:rsidRPr="00FF4655">
        <w:rPr>
          <w:rFonts w:ascii="Times New Roman" w:hAnsi="Times New Roman" w:cs="Times New Roman"/>
          <w:i/>
          <w:sz w:val="22"/>
        </w:rPr>
        <w:t>Nature Sustainability</w:t>
      </w:r>
      <w:r w:rsidRPr="00FF4655">
        <w:rPr>
          <w:rFonts w:ascii="Times New Roman" w:hAnsi="Times New Roman" w:cs="Times New Roman"/>
          <w:sz w:val="22"/>
        </w:rPr>
        <w:t xml:space="preserve"> </w:t>
      </w:r>
      <w:r w:rsidRPr="00FF4655">
        <w:rPr>
          <w:rFonts w:ascii="Times New Roman" w:hAnsi="Times New Roman" w:cs="Times New Roman"/>
          <w:b/>
          <w:sz w:val="22"/>
        </w:rPr>
        <w:t>2</w:t>
      </w:r>
      <w:r w:rsidRPr="00FF4655">
        <w:rPr>
          <w:rFonts w:ascii="Times New Roman" w:hAnsi="Times New Roman" w:cs="Times New Roman"/>
          <w:sz w:val="22"/>
        </w:rPr>
        <w:t>, 515–523 (2019).</w:t>
      </w:r>
    </w:p>
    <w:p w14:paraId="571E2B41" w14:textId="77777777" w:rsidR="00BE3742" w:rsidRPr="00FF4655" w:rsidRDefault="00FB5D06" w:rsidP="006C0E33">
      <w:pPr>
        <w:pStyle w:val="a8"/>
        <w:jc w:val="both"/>
        <w:rPr>
          <w:rFonts w:ascii="Times New Roman" w:hAnsi="Times New Roman" w:cs="Times New Roman"/>
          <w:sz w:val="22"/>
        </w:rPr>
      </w:pPr>
      <w:bookmarkStart w:id="162" w:name="ref-liu2017"/>
      <w:bookmarkEnd w:id="161"/>
      <w:r w:rsidRPr="00FF4655">
        <w:rPr>
          <w:rFonts w:ascii="Times New Roman" w:hAnsi="Times New Roman" w:cs="Times New Roman"/>
          <w:sz w:val="22"/>
        </w:rPr>
        <w:t xml:space="preserve">19. J. </w:t>
      </w:r>
      <w:proofErr w:type="spellStart"/>
      <w:r w:rsidRPr="00FF4655">
        <w:rPr>
          <w:rFonts w:ascii="Times New Roman" w:hAnsi="Times New Roman" w:cs="Times New Roman"/>
          <w:sz w:val="22"/>
        </w:rPr>
        <w:t>Liu</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Water scarcity assessments in the past, present, and future. </w:t>
      </w:r>
      <w:r w:rsidRPr="00FF4655">
        <w:rPr>
          <w:rFonts w:ascii="Times New Roman" w:hAnsi="Times New Roman" w:cs="Times New Roman"/>
          <w:i/>
          <w:sz w:val="22"/>
        </w:rPr>
        <w:t>Earth’s Future</w:t>
      </w:r>
      <w:r w:rsidRPr="00FF4655">
        <w:rPr>
          <w:rFonts w:ascii="Times New Roman" w:hAnsi="Times New Roman" w:cs="Times New Roman"/>
          <w:sz w:val="22"/>
        </w:rPr>
        <w:t xml:space="preserve"> </w:t>
      </w:r>
      <w:r w:rsidRPr="00FF4655">
        <w:rPr>
          <w:rFonts w:ascii="Times New Roman" w:hAnsi="Times New Roman" w:cs="Times New Roman"/>
          <w:b/>
          <w:sz w:val="22"/>
        </w:rPr>
        <w:t>5</w:t>
      </w:r>
      <w:r w:rsidRPr="00FF4655">
        <w:rPr>
          <w:rFonts w:ascii="Times New Roman" w:hAnsi="Times New Roman" w:cs="Times New Roman"/>
          <w:sz w:val="22"/>
        </w:rPr>
        <w:t>, 545–559 (2017).</w:t>
      </w:r>
    </w:p>
    <w:p w14:paraId="3B6E4D3B" w14:textId="77777777" w:rsidR="00BE3742" w:rsidRPr="00FF4655" w:rsidRDefault="00FB5D06" w:rsidP="006C0E33">
      <w:pPr>
        <w:pStyle w:val="a8"/>
        <w:jc w:val="both"/>
        <w:rPr>
          <w:rFonts w:ascii="Times New Roman" w:hAnsi="Times New Roman" w:cs="Times New Roman"/>
          <w:sz w:val="22"/>
        </w:rPr>
      </w:pPr>
      <w:bookmarkStart w:id="163" w:name="ref-florke2018"/>
      <w:bookmarkEnd w:id="162"/>
      <w:r w:rsidRPr="00FF4655">
        <w:rPr>
          <w:rFonts w:ascii="Times New Roman" w:hAnsi="Times New Roman" w:cs="Times New Roman"/>
          <w:sz w:val="22"/>
        </w:rPr>
        <w:t xml:space="preserve">20. M. </w:t>
      </w:r>
      <w:proofErr w:type="spellStart"/>
      <w:r w:rsidRPr="00FF4655">
        <w:rPr>
          <w:rFonts w:ascii="Times New Roman" w:hAnsi="Times New Roman" w:cs="Times New Roman"/>
          <w:sz w:val="22"/>
        </w:rPr>
        <w:t>Flörke</w:t>
      </w:r>
      <w:proofErr w:type="spellEnd"/>
      <w:r w:rsidRPr="00FF4655">
        <w:rPr>
          <w:rFonts w:ascii="Times New Roman" w:hAnsi="Times New Roman" w:cs="Times New Roman"/>
          <w:sz w:val="22"/>
        </w:rPr>
        <w:t xml:space="preserve">, C. Schneider, R. I. McDonald, Water competition between cities and agriculture driven by climate change and urban growth. </w:t>
      </w:r>
      <w:r w:rsidRPr="00FF4655">
        <w:rPr>
          <w:rFonts w:ascii="Times New Roman" w:hAnsi="Times New Roman" w:cs="Times New Roman"/>
          <w:i/>
          <w:sz w:val="22"/>
        </w:rPr>
        <w:t>Nature Sustainability</w:t>
      </w:r>
      <w:r w:rsidRPr="00FF4655">
        <w:rPr>
          <w:rFonts w:ascii="Times New Roman" w:hAnsi="Times New Roman" w:cs="Times New Roman"/>
          <w:sz w:val="22"/>
        </w:rPr>
        <w:t xml:space="preserve"> </w:t>
      </w:r>
      <w:r w:rsidRPr="00FF4655">
        <w:rPr>
          <w:rFonts w:ascii="Times New Roman" w:hAnsi="Times New Roman" w:cs="Times New Roman"/>
          <w:b/>
          <w:sz w:val="22"/>
        </w:rPr>
        <w:t>1</w:t>
      </w:r>
      <w:r w:rsidRPr="00FF4655">
        <w:rPr>
          <w:rFonts w:ascii="Times New Roman" w:hAnsi="Times New Roman" w:cs="Times New Roman"/>
          <w:sz w:val="22"/>
        </w:rPr>
        <w:t>, 51–58 (2018).</w:t>
      </w:r>
    </w:p>
    <w:p w14:paraId="1195AA80" w14:textId="77777777" w:rsidR="00BE3742" w:rsidRPr="00FF4655" w:rsidRDefault="00FB5D06" w:rsidP="006C0E33">
      <w:pPr>
        <w:pStyle w:val="a8"/>
        <w:jc w:val="both"/>
        <w:rPr>
          <w:rFonts w:ascii="Times New Roman" w:hAnsi="Times New Roman" w:cs="Times New Roman"/>
          <w:sz w:val="22"/>
        </w:rPr>
      </w:pPr>
      <w:bookmarkStart w:id="164" w:name="ref-roobavannan2017"/>
      <w:bookmarkEnd w:id="163"/>
      <w:r w:rsidRPr="00FF4655">
        <w:rPr>
          <w:rFonts w:ascii="Times New Roman" w:hAnsi="Times New Roman" w:cs="Times New Roman"/>
          <w:sz w:val="22"/>
        </w:rPr>
        <w:t xml:space="preserve">21. M. </w:t>
      </w:r>
      <w:proofErr w:type="spellStart"/>
      <w:r w:rsidRPr="00FF4655">
        <w:rPr>
          <w:rFonts w:ascii="Times New Roman" w:hAnsi="Times New Roman" w:cs="Times New Roman"/>
          <w:sz w:val="22"/>
        </w:rPr>
        <w:t>Roobavannan</w:t>
      </w:r>
      <w:proofErr w:type="spellEnd"/>
      <w:r w:rsidRPr="00FF4655">
        <w:rPr>
          <w:rFonts w:ascii="Times New Roman" w:hAnsi="Times New Roman" w:cs="Times New Roman"/>
          <w:sz w:val="22"/>
        </w:rPr>
        <w:t xml:space="preserve">, J. Kandasamy, S. </w:t>
      </w:r>
      <w:proofErr w:type="spellStart"/>
      <w:r w:rsidRPr="00FF4655">
        <w:rPr>
          <w:rFonts w:ascii="Times New Roman" w:hAnsi="Times New Roman" w:cs="Times New Roman"/>
          <w:sz w:val="22"/>
        </w:rPr>
        <w:t>Pande</w:t>
      </w:r>
      <w:proofErr w:type="spellEnd"/>
      <w:r w:rsidRPr="00FF4655">
        <w:rPr>
          <w:rFonts w:ascii="Times New Roman" w:hAnsi="Times New Roman" w:cs="Times New Roman"/>
          <w:sz w:val="22"/>
        </w:rPr>
        <w:t xml:space="preserve">, S. Vigneswaran, M. Sivapalan, Role of Sectoral Transformation in the Evolution of Water Management Norms in Agricultural Catchments: A </w:t>
      </w:r>
      <w:proofErr w:type="spellStart"/>
      <w:r w:rsidRPr="00FF4655">
        <w:rPr>
          <w:rFonts w:ascii="Times New Roman" w:hAnsi="Times New Roman" w:cs="Times New Roman"/>
          <w:sz w:val="22"/>
        </w:rPr>
        <w:t>Sociohydrologic</w:t>
      </w:r>
      <w:proofErr w:type="spellEnd"/>
      <w:r w:rsidRPr="00FF4655">
        <w:rPr>
          <w:rFonts w:ascii="Times New Roman" w:hAnsi="Times New Roman" w:cs="Times New Roman"/>
          <w:sz w:val="22"/>
        </w:rPr>
        <w:t xml:space="preserve"> Modeling Analysis: ECONOMIC DIVERSIFICATION IN WATER USEAGE. </w:t>
      </w:r>
      <w:r w:rsidRPr="00FF4655">
        <w:rPr>
          <w:rFonts w:ascii="Times New Roman" w:hAnsi="Times New Roman" w:cs="Times New Roman"/>
          <w:i/>
          <w:sz w:val="22"/>
        </w:rPr>
        <w:t>Water Resources Research</w:t>
      </w:r>
      <w:r w:rsidRPr="00FF4655">
        <w:rPr>
          <w:rFonts w:ascii="Times New Roman" w:hAnsi="Times New Roman" w:cs="Times New Roman"/>
          <w:sz w:val="22"/>
        </w:rPr>
        <w:t xml:space="preserve"> </w:t>
      </w:r>
      <w:r w:rsidRPr="00FF4655">
        <w:rPr>
          <w:rFonts w:ascii="Times New Roman" w:hAnsi="Times New Roman" w:cs="Times New Roman"/>
          <w:b/>
          <w:sz w:val="22"/>
        </w:rPr>
        <w:t>53</w:t>
      </w:r>
      <w:r w:rsidRPr="00FF4655">
        <w:rPr>
          <w:rFonts w:ascii="Times New Roman" w:hAnsi="Times New Roman" w:cs="Times New Roman"/>
          <w:sz w:val="22"/>
        </w:rPr>
        <w:t>, 8344–8365 (2017).</w:t>
      </w:r>
    </w:p>
    <w:p w14:paraId="35BAB0B7" w14:textId="77777777" w:rsidR="00BE3742" w:rsidRPr="00FF4655" w:rsidRDefault="00FB5D06" w:rsidP="006C0E33">
      <w:pPr>
        <w:pStyle w:val="a8"/>
        <w:jc w:val="both"/>
        <w:rPr>
          <w:rFonts w:ascii="Times New Roman" w:hAnsi="Times New Roman" w:cs="Times New Roman"/>
          <w:sz w:val="22"/>
        </w:rPr>
      </w:pPr>
      <w:bookmarkStart w:id="165" w:name="ref-speed2013"/>
      <w:bookmarkEnd w:id="164"/>
      <w:r w:rsidRPr="00FF4655">
        <w:rPr>
          <w:rFonts w:ascii="Times New Roman" w:hAnsi="Times New Roman" w:cs="Times New Roman"/>
          <w:sz w:val="22"/>
        </w:rPr>
        <w:t xml:space="preserve">22. R. Speed, Y. Li, T. L. </w:t>
      </w:r>
      <w:proofErr w:type="spellStart"/>
      <w:r w:rsidRPr="00FF4655">
        <w:rPr>
          <w:rFonts w:ascii="Times New Roman" w:hAnsi="Times New Roman" w:cs="Times New Roman"/>
          <w:sz w:val="22"/>
        </w:rPr>
        <w:t>Quesne</w:t>
      </w:r>
      <w:proofErr w:type="spellEnd"/>
      <w:r w:rsidRPr="00FF4655">
        <w:rPr>
          <w:rFonts w:ascii="Times New Roman" w:hAnsi="Times New Roman" w:cs="Times New Roman"/>
          <w:sz w:val="22"/>
        </w:rPr>
        <w:t xml:space="preserve">, </w:t>
      </w:r>
      <w:r w:rsidRPr="00FF4655">
        <w:rPr>
          <w:rFonts w:ascii="Times New Roman" w:hAnsi="Times New Roman" w:cs="Times New Roman"/>
          <w:i/>
          <w:sz w:val="22"/>
        </w:rPr>
        <w:t>Basin Water Allocation Planning: Principles, Procedures and Approaches for Basin Allocation Planning</w:t>
      </w:r>
      <w:r w:rsidRPr="00FF4655">
        <w:rPr>
          <w:rFonts w:ascii="Times New Roman" w:hAnsi="Times New Roman" w:cs="Times New Roman"/>
          <w:sz w:val="22"/>
        </w:rPr>
        <w:t xml:space="preserve"> (Asian Development Bank, 2013).</w:t>
      </w:r>
    </w:p>
    <w:p w14:paraId="561A2981" w14:textId="77777777" w:rsidR="00BE3742" w:rsidRPr="00FF4655" w:rsidRDefault="00FB5D06" w:rsidP="006C0E33">
      <w:pPr>
        <w:pStyle w:val="a8"/>
        <w:jc w:val="both"/>
        <w:rPr>
          <w:rFonts w:ascii="Times New Roman" w:hAnsi="Times New Roman" w:cs="Times New Roman"/>
          <w:sz w:val="22"/>
        </w:rPr>
      </w:pPr>
      <w:bookmarkStart w:id="166" w:name="ref-song2020"/>
      <w:bookmarkEnd w:id="165"/>
      <w:r w:rsidRPr="00FF4655">
        <w:rPr>
          <w:rFonts w:ascii="Times New Roman" w:hAnsi="Times New Roman" w:cs="Times New Roman"/>
          <w:sz w:val="22"/>
        </w:rPr>
        <w:t xml:space="preserve">23. S. </w:t>
      </w:r>
      <w:proofErr w:type="spellStart"/>
      <w:r w:rsidRPr="00FF4655">
        <w:rPr>
          <w:rFonts w:ascii="Times New Roman" w:hAnsi="Times New Roman" w:cs="Times New Roman"/>
          <w:sz w:val="22"/>
        </w:rPr>
        <w:t>Song</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Sediment transport under increasing anthropogenic stress: Regime shifts within the Yellow River, China. </w:t>
      </w:r>
      <w:proofErr w:type="spellStart"/>
      <w:r w:rsidRPr="00FF4655">
        <w:rPr>
          <w:rFonts w:ascii="Times New Roman" w:hAnsi="Times New Roman" w:cs="Times New Roman"/>
          <w:i/>
          <w:sz w:val="22"/>
        </w:rPr>
        <w:t>Ambio</w:t>
      </w:r>
      <w:proofErr w:type="spellEnd"/>
      <w:r w:rsidRPr="00FF4655">
        <w:rPr>
          <w:rFonts w:ascii="Times New Roman" w:hAnsi="Times New Roman" w:cs="Times New Roman"/>
          <w:sz w:val="22"/>
        </w:rPr>
        <w:t xml:space="preserve"> </w:t>
      </w:r>
      <w:r w:rsidRPr="00FF4655">
        <w:rPr>
          <w:rFonts w:ascii="Times New Roman" w:hAnsi="Times New Roman" w:cs="Times New Roman"/>
          <w:b/>
          <w:sz w:val="22"/>
        </w:rPr>
        <w:t>1</w:t>
      </w:r>
      <w:r w:rsidRPr="00FF4655">
        <w:rPr>
          <w:rFonts w:ascii="Times New Roman" w:hAnsi="Times New Roman" w:cs="Times New Roman"/>
          <w:sz w:val="22"/>
        </w:rPr>
        <w:t xml:space="preserve"> (2020).</w:t>
      </w:r>
    </w:p>
    <w:p w14:paraId="44B72F93" w14:textId="77777777" w:rsidR="00BE3742" w:rsidRPr="00FF4655" w:rsidRDefault="00FB5D06" w:rsidP="006C0E33">
      <w:pPr>
        <w:pStyle w:val="a8"/>
        <w:jc w:val="both"/>
        <w:rPr>
          <w:rFonts w:ascii="Times New Roman" w:hAnsi="Times New Roman" w:cs="Times New Roman"/>
          <w:sz w:val="22"/>
        </w:rPr>
      </w:pPr>
      <w:bookmarkStart w:id="167" w:name="ref-li2020"/>
      <w:bookmarkEnd w:id="166"/>
      <w:r w:rsidRPr="00FF4655">
        <w:rPr>
          <w:rFonts w:ascii="Times New Roman" w:hAnsi="Times New Roman" w:cs="Times New Roman"/>
          <w:sz w:val="22"/>
        </w:rPr>
        <w:t xml:space="preserve">24. C. Li, Y. Zhang, Y. Shen, Q. Yu, Decadal water storage decrease driven by vegetation changes in the yellow river basin. </w:t>
      </w:r>
      <w:r w:rsidRPr="00FF4655">
        <w:rPr>
          <w:rFonts w:ascii="Times New Roman" w:hAnsi="Times New Roman" w:cs="Times New Roman"/>
          <w:i/>
          <w:sz w:val="22"/>
        </w:rPr>
        <w:t>Science Bulletin</w:t>
      </w:r>
      <w:r w:rsidRPr="00FF4655">
        <w:rPr>
          <w:rFonts w:ascii="Times New Roman" w:hAnsi="Times New Roman" w:cs="Times New Roman"/>
          <w:sz w:val="22"/>
        </w:rPr>
        <w:t xml:space="preserve"> (2020) </w:t>
      </w:r>
      <w:hyperlink r:id="rId12">
        <w:r w:rsidRPr="00FF4655">
          <w:rPr>
            <w:rStyle w:val="ae"/>
            <w:rFonts w:ascii="Times New Roman" w:hAnsi="Times New Roman" w:cs="Times New Roman"/>
            <w:sz w:val="22"/>
          </w:rPr>
          <w:t>https:/doi.org/10.1016/j.scib.2020.07.020</w:t>
        </w:r>
      </w:hyperlink>
      <w:r w:rsidRPr="00FF4655">
        <w:rPr>
          <w:rFonts w:ascii="Times New Roman" w:hAnsi="Times New Roman" w:cs="Times New Roman"/>
          <w:sz w:val="22"/>
        </w:rPr>
        <w:t>.</w:t>
      </w:r>
    </w:p>
    <w:p w14:paraId="42A901F4" w14:textId="77777777" w:rsidR="00BE3742" w:rsidRPr="00FF4655" w:rsidRDefault="00FB5D06" w:rsidP="006C0E33">
      <w:pPr>
        <w:pStyle w:val="a8"/>
        <w:jc w:val="both"/>
        <w:rPr>
          <w:rFonts w:ascii="Times New Roman" w:hAnsi="Times New Roman" w:cs="Times New Roman"/>
          <w:sz w:val="22"/>
        </w:rPr>
      </w:pPr>
      <w:bookmarkStart w:id="168" w:name="ref-wang2016"/>
      <w:bookmarkEnd w:id="167"/>
      <w:r w:rsidRPr="00FF4655">
        <w:rPr>
          <w:rFonts w:ascii="Times New Roman" w:hAnsi="Times New Roman" w:cs="Times New Roman"/>
          <w:sz w:val="22"/>
        </w:rPr>
        <w:t xml:space="preserve">25. S. </w:t>
      </w:r>
      <w:proofErr w:type="spellStart"/>
      <w:r w:rsidRPr="00FF4655">
        <w:rPr>
          <w:rFonts w:ascii="Times New Roman" w:hAnsi="Times New Roman" w:cs="Times New Roman"/>
          <w:sz w:val="22"/>
        </w:rPr>
        <w:t>Wang</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Reduced sediment transport in the Yellow River due to anthropogenic changes. </w:t>
      </w:r>
      <w:r w:rsidRPr="00FF4655">
        <w:rPr>
          <w:rFonts w:ascii="Times New Roman" w:hAnsi="Times New Roman" w:cs="Times New Roman"/>
          <w:i/>
          <w:sz w:val="22"/>
        </w:rPr>
        <w:t>Nature Geoscience</w:t>
      </w:r>
      <w:r w:rsidRPr="00FF4655">
        <w:rPr>
          <w:rFonts w:ascii="Times New Roman" w:hAnsi="Times New Roman" w:cs="Times New Roman"/>
          <w:sz w:val="22"/>
        </w:rPr>
        <w:t xml:space="preserve"> </w:t>
      </w:r>
      <w:r w:rsidRPr="00FF4655">
        <w:rPr>
          <w:rFonts w:ascii="Times New Roman" w:hAnsi="Times New Roman" w:cs="Times New Roman"/>
          <w:b/>
          <w:sz w:val="22"/>
        </w:rPr>
        <w:t>9</w:t>
      </w:r>
      <w:r w:rsidRPr="00FF4655">
        <w:rPr>
          <w:rFonts w:ascii="Times New Roman" w:hAnsi="Times New Roman" w:cs="Times New Roman"/>
          <w:sz w:val="22"/>
        </w:rPr>
        <w:t>, 38–41 (2016).</w:t>
      </w:r>
    </w:p>
    <w:p w14:paraId="68BCC887" w14:textId="77777777" w:rsidR="00BE3742" w:rsidRPr="00FF4655" w:rsidRDefault="00FB5D06" w:rsidP="006C0E33">
      <w:pPr>
        <w:pStyle w:val="a8"/>
        <w:jc w:val="both"/>
        <w:rPr>
          <w:rFonts w:ascii="Times New Roman" w:hAnsi="Times New Roman" w:cs="Times New Roman"/>
          <w:sz w:val="22"/>
        </w:rPr>
      </w:pPr>
      <w:bookmarkStart w:id="169" w:name="ref-wu2020"/>
      <w:bookmarkEnd w:id="168"/>
      <w:r w:rsidRPr="00FF4655">
        <w:rPr>
          <w:rFonts w:ascii="Times New Roman" w:hAnsi="Times New Roman" w:cs="Times New Roman"/>
          <w:sz w:val="22"/>
        </w:rPr>
        <w:t xml:space="preserve">26. X. </w:t>
      </w:r>
      <w:proofErr w:type="spellStart"/>
      <w:r w:rsidRPr="00FF4655">
        <w:rPr>
          <w:rFonts w:ascii="Times New Roman" w:hAnsi="Times New Roman" w:cs="Times New Roman"/>
          <w:sz w:val="22"/>
        </w:rPr>
        <w:t>Wu</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Evolution and effects of the social-ecological system over a millennium in China’s Loess Plateau. </w:t>
      </w:r>
      <w:r w:rsidRPr="00FF4655">
        <w:rPr>
          <w:rFonts w:ascii="Times New Roman" w:hAnsi="Times New Roman" w:cs="Times New Roman"/>
          <w:i/>
          <w:sz w:val="22"/>
        </w:rPr>
        <w:t>Science Advances</w:t>
      </w:r>
      <w:r w:rsidRPr="00FF4655">
        <w:rPr>
          <w:rFonts w:ascii="Times New Roman" w:hAnsi="Times New Roman" w:cs="Times New Roman"/>
          <w:sz w:val="22"/>
        </w:rPr>
        <w:t xml:space="preserve"> </w:t>
      </w:r>
      <w:r w:rsidRPr="00FF4655">
        <w:rPr>
          <w:rFonts w:ascii="Times New Roman" w:hAnsi="Times New Roman" w:cs="Times New Roman"/>
          <w:b/>
          <w:sz w:val="22"/>
        </w:rPr>
        <w:t>6</w:t>
      </w:r>
      <w:r w:rsidRPr="00FF4655">
        <w:rPr>
          <w:rFonts w:ascii="Times New Roman" w:hAnsi="Times New Roman" w:cs="Times New Roman"/>
          <w:sz w:val="22"/>
        </w:rPr>
        <w:t>, eabc0276 (2020).</w:t>
      </w:r>
    </w:p>
    <w:p w14:paraId="2D65C98C" w14:textId="77777777" w:rsidR="00BE3742" w:rsidRPr="00FF4655" w:rsidRDefault="00FB5D06" w:rsidP="006C0E33">
      <w:pPr>
        <w:pStyle w:val="a8"/>
        <w:jc w:val="both"/>
        <w:rPr>
          <w:rFonts w:ascii="Times New Roman" w:hAnsi="Times New Roman" w:cs="Times New Roman"/>
          <w:sz w:val="22"/>
        </w:rPr>
      </w:pPr>
      <w:bookmarkStart w:id="170" w:name="ref-xia2012"/>
      <w:bookmarkEnd w:id="169"/>
      <w:r w:rsidRPr="00FF4655">
        <w:rPr>
          <w:rFonts w:ascii="Times New Roman" w:hAnsi="Times New Roman" w:cs="Times New Roman"/>
          <w:sz w:val="22"/>
        </w:rPr>
        <w:t xml:space="preserve">27. C. Xia, C. </w:t>
      </w:r>
      <w:proofErr w:type="spellStart"/>
      <w:r w:rsidRPr="00FF4655">
        <w:rPr>
          <w:rFonts w:ascii="Times New Roman" w:hAnsi="Times New Roman" w:cs="Times New Roman"/>
          <w:sz w:val="22"/>
        </w:rPr>
        <w:t>Pahl-Wostl</w:t>
      </w:r>
      <w:proofErr w:type="spellEnd"/>
      <w:r w:rsidRPr="00FF4655">
        <w:rPr>
          <w:rFonts w:ascii="Times New Roman" w:hAnsi="Times New Roman" w:cs="Times New Roman"/>
          <w:sz w:val="22"/>
        </w:rPr>
        <w:t xml:space="preserve">, The Development of Water Allocation Management in The Yellow River Basin. </w:t>
      </w:r>
      <w:r w:rsidRPr="00FF4655">
        <w:rPr>
          <w:rFonts w:ascii="Times New Roman" w:hAnsi="Times New Roman" w:cs="Times New Roman"/>
          <w:i/>
          <w:sz w:val="22"/>
        </w:rPr>
        <w:t>Water Resources Management</w:t>
      </w:r>
      <w:r w:rsidRPr="00FF4655">
        <w:rPr>
          <w:rFonts w:ascii="Times New Roman" w:hAnsi="Times New Roman" w:cs="Times New Roman"/>
          <w:sz w:val="22"/>
        </w:rPr>
        <w:t xml:space="preserve"> </w:t>
      </w:r>
      <w:r w:rsidRPr="00FF4655">
        <w:rPr>
          <w:rFonts w:ascii="Times New Roman" w:hAnsi="Times New Roman" w:cs="Times New Roman"/>
          <w:b/>
          <w:sz w:val="22"/>
        </w:rPr>
        <w:t>26</w:t>
      </w:r>
      <w:r w:rsidRPr="00FF4655">
        <w:rPr>
          <w:rFonts w:ascii="Times New Roman" w:hAnsi="Times New Roman" w:cs="Times New Roman"/>
          <w:sz w:val="22"/>
        </w:rPr>
        <w:t>, 3395–3414 (2012).</w:t>
      </w:r>
    </w:p>
    <w:p w14:paraId="34F1C5EB" w14:textId="77777777" w:rsidR="00BE3742" w:rsidRPr="00FF4655" w:rsidRDefault="00FB5D06" w:rsidP="006C0E33">
      <w:pPr>
        <w:pStyle w:val="a8"/>
        <w:jc w:val="both"/>
        <w:rPr>
          <w:rFonts w:ascii="Times New Roman" w:hAnsi="Times New Roman" w:cs="Times New Roman"/>
          <w:sz w:val="22"/>
        </w:rPr>
      </w:pPr>
      <w:bookmarkStart w:id="171" w:name="ref-wang2019"/>
      <w:bookmarkEnd w:id="170"/>
      <w:r w:rsidRPr="00FF4655">
        <w:rPr>
          <w:rFonts w:ascii="Times New Roman" w:hAnsi="Times New Roman" w:cs="Times New Roman"/>
          <w:sz w:val="22"/>
        </w:rPr>
        <w:t xml:space="preserve">28. Y. Wang, W. Zhao, S. Wang, X. Feng, Y. Liu, Yellow River water rebalanced by human regulation. </w:t>
      </w:r>
      <w:r w:rsidRPr="00FF4655">
        <w:rPr>
          <w:rFonts w:ascii="Times New Roman" w:hAnsi="Times New Roman" w:cs="Times New Roman"/>
          <w:i/>
          <w:sz w:val="22"/>
        </w:rPr>
        <w:t>Scientific Reports</w:t>
      </w:r>
      <w:r w:rsidRPr="00FF4655">
        <w:rPr>
          <w:rFonts w:ascii="Times New Roman" w:hAnsi="Times New Roman" w:cs="Times New Roman"/>
          <w:sz w:val="22"/>
        </w:rPr>
        <w:t xml:space="preserve"> </w:t>
      </w:r>
      <w:r w:rsidRPr="00FF4655">
        <w:rPr>
          <w:rFonts w:ascii="Times New Roman" w:hAnsi="Times New Roman" w:cs="Times New Roman"/>
          <w:b/>
          <w:sz w:val="22"/>
        </w:rPr>
        <w:t>9</w:t>
      </w:r>
      <w:r w:rsidRPr="00FF4655">
        <w:rPr>
          <w:rFonts w:ascii="Times New Roman" w:hAnsi="Times New Roman" w:cs="Times New Roman"/>
          <w:sz w:val="22"/>
        </w:rPr>
        <w:t>, 9707 (2019).</w:t>
      </w:r>
    </w:p>
    <w:p w14:paraId="3A429BD8" w14:textId="77777777" w:rsidR="00BE3742" w:rsidRPr="00FF4655" w:rsidRDefault="00FB5D06" w:rsidP="006C0E33">
      <w:pPr>
        <w:pStyle w:val="a8"/>
        <w:jc w:val="both"/>
        <w:rPr>
          <w:rFonts w:ascii="Times New Roman" w:hAnsi="Times New Roman" w:cs="Times New Roman"/>
          <w:sz w:val="22"/>
        </w:rPr>
      </w:pPr>
      <w:bookmarkStart w:id="172" w:name="ref-wohlfart2016"/>
      <w:bookmarkEnd w:id="171"/>
      <w:r w:rsidRPr="00FF4655">
        <w:rPr>
          <w:rFonts w:ascii="Times New Roman" w:hAnsi="Times New Roman" w:cs="Times New Roman"/>
          <w:sz w:val="22"/>
        </w:rPr>
        <w:lastRenderedPageBreak/>
        <w:t xml:space="preserve">29. C. </w:t>
      </w:r>
      <w:proofErr w:type="spellStart"/>
      <w:r w:rsidRPr="00FF4655">
        <w:rPr>
          <w:rFonts w:ascii="Times New Roman" w:hAnsi="Times New Roman" w:cs="Times New Roman"/>
          <w:sz w:val="22"/>
        </w:rPr>
        <w:t>Wohlfart</w:t>
      </w:r>
      <w:proofErr w:type="spellEnd"/>
      <w:r w:rsidRPr="00FF4655">
        <w:rPr>
          <w:rFonts w:ascii="Times New Roman" w:hAnsi="Times New Roman" w:cs="Times New Roman"/>
          <w:sz w:val="22"/>
        </w:rPr>
        <w:t xml:space="preserve">, C. </w:t>
      </w:r>
      <w:proofErr w:type="spellStart"/>
      <w:r w:rsidRPr="00FF4655">
        <w:rPr>
          <w:rFonts w:ascii="Times New Roman" w:hAnsi="Times New Roman" w:cs="Times New Roman"/>
          <w:sz w:val="22"/>
        </w:rPr>
        <w:t>Kuenzer</w:t>
      </w:r>
      <w:proofErr w:type="spellEnd"/>
      <w:r w:rsidRPr="00FF4655">
        <w:rPr>
          <w:rFonts w:ascii="Times New Roman" w:hAnsi="Times New Roman" w:cs="Times New Roman"/>
          <w:sz w:val="22"/>
        </w:rPr>
        <w:t xml:space="preserve">, C. Chen, G. Liu, </w:t>
      </w:r>
      <w:proofErr w:type="spellStart"/>
      <w:r w:rsidRPr="00FF4655">
        <w:rPr>
          <w:rFonts w:ascii="Times New Roman" w:hAnsi="Times New Roman" w:cs="Times New Roman"/>
          <w:sz w:val="22"/>
        </w:rPr>
        <w:t>SocialEcological</w:t>
      </w:r>
      <w:proofErr w:type="spellEnd"/>
      <w:r w:rsidRPr="00FF4655">
        <w:rPr>
          <w:rFonts w:ascii="Times New Roman" w:hAnsi="Times New Roman" w:cs="Times New Roman"/>
          <w:sz w:val="22"/>
        </w:rPr>
        <w:t xml:space="preserve"> challenges in the Yellow River basin (China): A review. </w:t>
      </w:r>
      <w:r w:rsidRPr="00FF4655">
        <w:rPr>
          <w:rFonts w:ascii="Times New Roman" w:hAnsi="Times New Roman" w:cs="Times New Roman"/>
          <w:i/>
          <w:sz w:val="22"/>
        </w:rPr>
        <w:t>Environmental Earth Sciences</w:t>
      </w:r>
      <w:r w:rsidRPr="00FF4655">
        <w:rPr>
          <w:rFonts w:ascii="Times New Roman" w:hAnsi="Times New Roman" w:cs="Times New Roman"/>
          <w:sz w:val="22"/>
        </w:rPr>
        <w:t xml:space="preserve"> </w:t>
      </w:r>
      <w:r w:rsidRPr="00FF4655">
        <w:rPr>
          <w:rFonts w:ascii="Times New Roman" w:hAnsi="Times New Roman" w:cs="Times New Roman"/>
          <w:b/>
          <w:sz w:val="22"/>
        </w:rPr>
        <w:t>75</w:t>
      </w:r>
      <w:r w:rsidRPr="00FF4655">
        <w:rPr>
          <w:rFonts w:ascii="Times New Roman" w:hAnsi="Times New Roman" w:cs="Times New Roman"/>
          <w:sz w:val="22"/>
        </w:rPr>
        <w:t>, 1066 (2016).</w:t>
      </w:r>
    </w:p>
    <w:p w14:paraId="28616E49" w14:textId="77777777" w:rsidR="00BE3742" w:rsidRPr="00FF4655" w:rsidRDefault="00FB5D06" w:rsidP="006C0E33">
      <w:pPr>
        <w:pStyle w:val="a8"/>
        <w:jc w:val="both"/>
        <w:rPr>
          <w:rFonts w:ascii="Times New Roman" w:hAnsi="Times New Roman" w:cs="Times New Roman"/>
          <w:sz w:val="22"/>
        </w:rPr>
      </w:pPr>
      <w:bookmarkStart w:id="173" w:name="ref-zhou2020"/>
      <w:bookmarkEnd w:id="172"/>
      <w:r w:rsidRPr="00FF4655">
        <w:rPr>
          <w:rFonts w:ascii="Times New Roman" w:hAnsi="Times New Roman" w:cs="Times New Roman"/>
          <w:sz w:val="22"/>
        </w:rPr>
        <w:t xml:space="preserve">30. F. </w:t>
      </w:r>
      <w:proofErr w:type="spellStart"/>
      <w:r w:rsidRPr="00FF4655">
        <w:rPr>
          <w:rFonts w:ascii="Times New Roman" w:hAnsi="Times New Roman" w:cs="Times New Roman"/>
          <w:sz w:val="22"/>
        </w:rPr>
        <w:t>Zhou</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Deceleration of China’s human water use and its key drivers. </w:t>
      </w:r>
      <w:r w:rsidRPr="00FF4655">
        <w:rPr>
          <w:rFonts w:ascii="Times New Roman" w:hAnsi="Times New Roman" w:cs="Times New Roman"/>
          <w:i/>
          <w:sz w:val="22"/>
        </w:rPr>
        <w:t>Proceedings of the National Academy of Sciences</w:t>
      </w:r>
      <w:r w:rsidRPr="00FF4655">
        <w:rPr>
          <w:rFonts w:ascii="Times New Roman" w:hAnsi="Times New Roman" w:cs="Times New Roman"/>
          <w:sz w:val="22"/>
        </w:rPr>
        <w:t>, 201909902 (2020).</w:t>
      </w:r>
    </w:p>
    <w:p w14:paraId="3CD09E91" w14:textId="77777777" w:rsidR="00BE3742" w:rsidRPr="00FF4655" w:rsidRDefault="00FB5D06" w:rsidP="006C0E33">
      <w:pPr>
        <w:pStyle w:val="a8"/>
        <w:jc w:val="both"/>
        <w:rPr>
          <w:rFonts w:ascii="Times New Roman" w:hAnsi="Times New Roman" w:cs="Times New Roman"/>
          <w:sz w:val="22"/>
        </w:rPr>
      </w:pPr>
      <w:bookmarkStart w:id="174" w:name="X32e1baaef2630d272e912c269a23b172db7c797"/>
      <w:bookmarkEnd w:id="173"/>
      <w:r w:rsidRPr="00FF4655">
        <w:rPr>
          <w:rFonts w:ascii="Times New Roman" w:hAnsi="Times New Roman" w:cs="Times New Roman"/>
          <w:sz w:val="22"/>
        </w:rPr>
        <w:t xml:space="preserve">31. Y. R. Archives, </w:t>
      </w:r>
      <w:r w:rsidRPr="00FF4655">
        <w:rPr>
          <w:rFonts w:ascii="Times New Roman" w:hAnsi="Times New Roman" w:cs="Times New Roman"/>
          <w:i/>
          <w:sz w:val="22"/>
        </w:rPr>
        <w:t>Organizational History of the Yellow River Conservancy Commission</w:t>
      </w:r>
      <w:r w:rsidRPr="00FF4655">
        <w:rPr>
          <w:rFonts w:ascii="Times New Roman" w:hAnsi="Times New Roman" w:cs="Times New Roman"/>
          <w:sz w:val="22"/>
        </w:rPr>
        <w:t xml:space="preserve"> (Yellow River Water Conservancy Press, 2004).</w:t>
      </w:r>
    </w:p>
    <w:p w14:paraId="2A5FF56C" w14:textId="77777777" w:rsidR="00BE3742" w:rsidRPr="00FF4655" w:rsidRDefault="00FB5D06" w:rsidP="006C0E33">
      <w:pPr>
        <w:pStyle w:val="a8"/>
        <w:jc w:val="both"/>
        <w:rPr>
          <w:rFonts w:ascii="Times New Roman" w:hAnsi="Times New Roman" w:cs="Times New Roman"/>
          <w:sz w:val="22"/>
        </w:rPr>
      </w:pPr>
      <w:bookmarkStart w:id="175" w:name="ref-wang2018"/>
      <w:bookmarkEnd w:id="174"/>
      <w:r w:rsidRPr="00FF4655">
        <w:rPr>
          <w:rFonts w:ascii="Times New Roman" w:hAnsi="Times New Roman" w:cs="Times New Roman"/>
          <w:sz w:val="22"/>
        </w:rPr>
        <w:t xml:space="preserve">32. Y. Wang, S. Peng, G. Jiang, H. Fang, Thirty Years of the Yellow River Water Allocation Scheme and future Prospect. </w:t>
      </w:r>
      <w:r w:rsidRPr="00FF4655">
        <w:rPr>
          <w:rFonts w:ascii="Times New Roman" w:hAnsi="Times New Roman" w:cs="Times New Roman"/>
          <w:i/>
          <w:sz w:val="22"/>
        </w:rPr>
        <w:t>MATEC Web of Conferences</w:t>
      </w:r>
      <w:r w:rsidRPr="00FF4655">
        <w:rPr>
          <w:rFonts w:ascii="Times New Roman" w:hAnsi="Times New Roman" w:cs="Times New Roman"/>
          <w:sz w:val="22"/>
        </w:rPr>
        <w:t xml:space="preserve"> </w:t>
      </w:r>
      <w:r w:rsidRPr="00FF4655">
        <w:rPr>
          <w:rFonts w:ascii="Times New Roman" w:hAnsi="Times New Roman" w:cs="Times New Roman"/>
          <w:b/>
          <w:sz w:val="22"/>
        </w:rPr>
        <w:t>246</w:t>
      </w:r>
      <w:r w:rsidRPr="00FF4655">
        <w:rPr>
          <w:rFonts w:ascii="Times New Roman" w:hAnsi="Times New Roman" w:cs="Times New Roman"/>
          <w:sz w:val="22"/>
        </w:rPr>
        <w:t>, 01083 (2018).</w:t>
      </w:r>
    </w:p>
    <w:p w14:paraId="3E56F46B" w14:textId="77777777" w:rsidR="00BE3742" w:rsidRPr="00FF4655" w:rsidRDefault="00FB5D06" w:rsidP="006C0E33">
      <w:pPr>
        <w:pStyle w:val="a8"/>
        <w:jc w:val="both"/>
        <w:rPr>
          <w:rFonts w:ascii="Times New Roman" w:hAnsi="Times New Roman" w:cs="Times New Roman"/>
          <w:sz w:val="22"/>
        </w:rPr>
      </w:pPr>
      <w:bookmarkStart w:id="176" w:name="ref-liuWaterconservancyprojects2013"/>
      <w:bookmarkEnd w:id="175"/>
      <w:r w:rsidRPr="00FF4655">
        <w:rPr>
          <w:rFonts w:ascii="Times New Roman" w:hAnsi="Times New Roman" w:cs="Times New Roman"/>
          <w:sz w:val="22"/>
        </w:rPr>
        <w:t xml:space="preserve">33. J. </w:t>
      </w:r>
      <w:proofErr w:type="spellStart"/>
      <w:r w:rsidRPr="00FF4655">
        <w:rPr>
          <w:rFonts w:ascii="Times New Roman" w:hAnsi="Times New Roman" w:cs="Times New Roman"/>
          <w:sz w:val="22"/>
        </w:rPr>
        <w:t>Liu</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Water conservancy projects in China: Achievements, challenges and way forward. </w:t>
      </w:r>
      <w:r w:rsidRPr="00FF4655">
        <w:rPr>
          <w:rFonts w:ascii="Times New Roman" w:hAnsi="Times New Roman" w:cs="Times New Roman"/>
          <w:i/>
          <w:sz w:val="22"/>
        </w:rPr>
        <w:t>Global Environmental Change</w:t>
      </w:r>
      <w:r w:rsidRPr="00FF4655">
        <w:rPr>
          <w:rFonts w:ascii="Times New Roman" w:hAnsi="Times New Roman" w:cs="Times New Roman"/>
          <w:sz w:val="22"/>
        </w:rPr>
        <w:t xml:space="preserve"> </w:t>
      </w:r>
      <w:r w:rsidRPr="00FF4655">
        <w:rPr>
          <w:rFonts w:ascii="Times New Roman" w:hAnsi="Times New Roman" w:cs="Times New Roman"/>
          <w:b/>
          <w:sz w:val="22"/>
        </w:rPr>
        <w:t>23</w:t>
      </w:r>
      <w:r w:rsidRPr="00FF4655">
        <w:rPr>
          <w:rFonts w:ascii="Times New Roman" w:hAnsi="Times New Roman" w:cs="Times New Roman"/>
          <w:sz w:val="22"/>
        </w:rPr>
        <w:t>, 633–643 (2013).</w:t>
      </w:r>
    </w:p>
    <w:p w14:paraId="28EB91F3" w14:textId="77777777" w:rsidR="00BE3742" w:rsidRPr="00FF4655" w:rsidRDefault="00FB5D06" w:rsidP="006C0E33">
      <w:pPr>
        <w:pStyle w:val="a8"/>
        <w:jc w:val="both"/>
        <w:rPr>
          <w:rFonts w:ascii="Times New Roman" w:hAnsi="Times New Roman" w:cs="Times New Roman"/>
          <w:sz w:val="22"/>
        </w:rPr>
      </w:pPr>
      <w:bookmarkStart w:id="177" w:name="ref-dalin2015a"/>
      <w:bookmarkEnd w:id="176"/>
      <w:r w:rsidRPr="00FF4655">
        <w:rPr>
          <w:rFonts w:ascii="Times New Roman" w:hAnsi="Times New Roman" w:cs="Times New Roman"/>
          <w:sz w:val="22"/>
        </w:rPr>
        <w:t xml:space="preserve">34. C. </w:t>
      </w:r>
      <w:proofErr w:type="spellStart"/>
      <w:r w:rsidRPr="00FF4655">
        <w:rPr>
          <w:rFonts w:ascii="Times New Roman" w:hAnsi="Times New Roman" w:cs="Times New Roman"/>
          <w:sz w:val="22"/>
        </w:rPr>
        <w:t>Dalin</w:t>
      </w:r>
      <w:proofErr w:type="spellEnd"/>
      <w:r w:rsidRPr="00FF4655">
        <w:rPr>
          <w:rFonts w:ascii="Times New Roman" w:hAnsi="Times New Roman" w:cs="Times New Roman"/>
          <w:sz w:val="22"/>
        </w:rPr>
        <w:t xml:space="preserve">, H. </w:t>
      </w:r>
      <w:proofErr w:type="spellStart"/>
      <w:r w:rsidRPr="00FF4655">
        <w:rPr>
          <w:rFonts w:ascii="Times New Roman" w:hAnsi="Times New Roman" w:cs="Times New Roman"/>
          <w:sz w:val="22"/>
        </w:rPr>
        <w:t>Qiu</w:t>
      </w:r>
      <w:proofErr w:type="spellEnd"/>
      <w:r w:rsidRPr="00FF4655">
        <w:rPr>
          <w:rFonts w:ascii="Times New Roman" w:hAnsi="Times New Roman" w:cs="Times New Roman"/>
          <w:sz w:val="22"/>
        </w:rPr>
        <w:t xml:space="preserve">, N. </w:t>
      </w:r>
      <w:proofErr w:type="spellStart"/>
      <w:r w:rsidRPr="00FF4655">
        <w:rPr>
          <w:rFonts w:ascii="Times New Roman" w:hAnsi="Times New Roman" w:cs="Times New Roman"/>
          <w:sz w:val="22"/>
        </w:rPr>
        <w:t>Hanasaki</w:t>
      </w:r>
      <w:proofErr w:type="spellEnd"/>
      <w:r w:rsidRPr="00FF4655">
        <w:rPr>
          <w:rFonts w:ascii="Times New Roman" w:hAnsi="Times New Roman" w:cs="Times New Roman"/>
          <w:sz w:val="22"/>
        </w:rPr>
        <w:t xml:space="preserve">, D. L. </w:t>
      </w:r>
      <w:proofErr w:type="spellStart"/>
      <w:r w:rsidRPr="00FF4655">
        <w:rPr>
          <w:rFonts w:ascii="Times New Roman" w:hAnsi="Times New Roman" w:cs="Times New Roman"/>
          <w:sz w:val="22"/>
        </w:rPr>
        <w:t>Mauzerall</w:t>
      </w:r>
      <w:proofErr w:type="spellEnd"/>
      <w:r w:rsidRPr="00FF4655">
        <w:rPr>
          <w:rFonts w:ascii="Times New Roman" w:hAnsi="Times New Roman" w:cs="Times New Roman"/>
          <w:sz w:val="22"/>
        </w:rPr>
        <w:t>, I. Rodriguez-</w:t>
      </w:r>
      <w:proofErr w:type="spellStart"/>
      <w:r w:rsidRPr="00FF4655">
        <w:rPr>
          <w:rFonts w:ascii="Times New Roman" w:hAnsi="Times New Roman" w:cs="Times New Roman"/>
          <w:sz w:val="22"/>
        </w:rPr>
        <w:t>Iturbe</w:t>
      </w:r>
      <w:proofErr w:type="spellEnd"/>
      <w:r w:rsidRPr="00FF4655">
        <w:rPr>
          <w:rFonts w:ascii="Times New Roman" w:hAnsi="Times New Roman" w:cs="Times New Roman"/>
          <w:sz w:val="22"/>
        </w:rPr>
        <w:t xml:space="preserve">, Balancing water resource conservation and food security in China. </w:t>
      </w:r>
      <w:r w:rsidRPr="00FF4655">
        <w:rPr>
          <w:rFonts w:ascii="Times New Roman" w:hAnsi="Times New Roman" w:cs="Times New Roman"/>
          <w:i/>
          <w:sz w:val="22"/>
        </w:rPr>
        <w:t>Proceedings of the National Academy of Sciences</w:t>
      </w:r>
      <w:r w:rsidRPr="00FF4655">
        <w:rPr>
          <w:rFonts w:ascii="Times New Roman" w:hAnsi="Times New Roman" w:cs="Times New Roman"/>
          <w:sz w:val="22"/>
        </w:rPr>
        <w:t xml:space="preserve"> </w:t>
      </w:r>
      <w:r w:rsidRPr="00FF4655">
        <w:rPr>
          <w:rFonts w:ascii="Times New Roman" w:hAnsi="Times New Roman" w:cs="Times New Roman"/>
          <w:b/>
          <w:sz w:val="22"/>
        </w:rPr>
        <w:t>112</w:t>
      </w:r>
      <w:r w:rsidRPr="00FF4655">
        <w:rPr>
          <w:rFonts w:ascii="Times New Roman" w:hAnsi="Times New Roman" w:cs="Times New Roman"/>
          <w:sz w:val="22"/>
        </w:rPr>
        <w:t>, 4588–4593 (2015).</w:t>
      </w:r>
    </w:p>
    <w:p w14:paraId="704AF263" w14:textId="77777777" w:rsidR="00BE3742" w:rsidRPr="00FF4655" w:rsidRDefault="00FB5D06" w:rsidP="006C0E33">
      <w:pPr>
        <w:pStyle w:val="a8"/>
        <w:jc w:val="both"/>
        <w:rPr>
          <w:rFonts w:ascii="Times New Roman" w:hAnsi="Times New Roman" w:cs="Times New Roman"/>
          <w:sz w:val="22"/>
        </w:rPr>
      </w:pPr>
      <w:bookmarkStart w:id="178" w:name="ref-barnett2015"/>
      <w:bookmarkEnd w:id="177"/>
      <w:r w:rsidRPr="00FF4655">
        <w:rPr>
          <w:rFonts w:ascii="Times New Roman" w:hAnsi="Times New Roman" w:cs="Times New Roman"/>
          <w:sz w:val="22"/>
        </w:rPr>
        <w:t xml:space="preserve">35. J. Barnett, S. Rogers, M. Webber, B. Finlayson, M. Wang, Sustainability: Transfer project cannot meet China’s water needs. </w:t>
      </w:r>
      <w:r w:rsidRPr="00FF4655">
        <w:rPr>
          <w:rFonts w:ascii="Times New Roman" w:hAnsi="Times New Roman" w:cs="Times New Roman"/>
          <w:i/>
          <w:sz w:val="22"/>
        </w:rPr>
        <w:t>Nature News</w:t>
      </w:r>
      <w:r w:rsidRPr="00FF4655">
        <w:rPr>
          <w:rFonts w:ascii="Times New Roman" w:hAnsi="Times New Roman" w:cs="Times New Roman"/>
          <w:sz w:val="22"/>
        </w:rPr>
        <w:t xml:space="preserve"> </w:t>
      </w:r>
      <w:r w:rsidRPr="00FF4655">
        <w:rPr>
          <w:rFonts w:ascii="Times New Roman" w:hAnsi="Times New Roman" w:cs="Times New Roman"/>
          <w:b/>
          <w:sz w:val="22"/>
        </w:rPr>
        <w:t>527</w:t>
      </w:r>
      <w:r w:rsidRPr="00FF4655">
        <w:rPr>
          <w:rFonts w:ascii="Times New Roman" w:hAnsi="Times New Roman" w:cs="Times New Roman"/>
          <w:sz w:val="22"/>
        </w:rPr>
        <w:t>, 295 (2015).</w:t>
      </w:r>
    </w:p>
    <w:p w14:paraId="0641BB60" w14:textId="77777777" w:rsidR="00BE3742" w:rsidRPr="00FF4655" w:rsidRDefault="00FB5D06" w:rsidP="006C0E33">
      <w:pPr>
        <w:pStyle w:val="a8"/>
        <w:jc w:val="both"/>
        <w:rPr>
          <w:rFonts w:ascii="Times New Roman" w:hAnsi="Times New Roman" w:cs="Times New Roman"/>
          <w:sz w:val="22"/>
        </w:rPr>
      </w:pPr>
      <w:bookmarkStart w:id="179" w:name="ref-yunpeng2010"/>
      <w:bookmarkEnd w:id="178"/>
      <w:r w:rsidRPr="00FF4655">
        <w:rPr>
          <w:rFonts w:ascii="Times New Roman" w:hAnsi="Times New Roman" w:cs="Times New Roman"/>
          <w:sz w:val="22"/>
        </w:rPr>
        <w:t xml:space="preserve">36. X. </w:t>
      </w:r>
      <w:proofErr w:type="spellStart"/>
      <w:r w:rsidRPr="00FF4655">
        <w:rPr>
          <w:rFonts w:ascii="Times New Roman" w:hAnsi="Times New Roman" w:cs="Times New Roman"/>
          <w:sz w:val="22"/>
        </w:rPr>
        <w:t>Yunpeng</w:t>
      </w:r>
      <w:proofErr w:type="spellEnd"/>
      <w:r w:rsidRPr="00FF4655">
        <w:rPr>
          <w:rFonts w:ascii="Times New Roman" w:hAnsi="Times New Roman" w:cs="Times New Roman"/>
          <w:sz w:val="22"/>
        </w:rPr>
        <w:t xml:space="preserve">, Y. </w:t>
      </w:r>
      <w:proofErr w:type="spellStart"/>
      <w:r w:rsidRPr="00FF4655">
        <w:rPr>
          <w:rFonts w:ascii="Times New Roman" w:hAnsi="Times New Roman" w:cs="Times New Roman"/>
          <w:sz w:val="22"/>
        </w:rPr>
        <w:t>Liangzhi</w:t>
      </w:r>
      <w:proofErr w:type="spellEnd"/>
      <w:r w:rsidRPr="00FF4655">
        <w:rPr>
          <w:rFonts w:ascii="Times New Roman" w:hAnsi="Times New Roman" w:cs="Times New Roman"/>
          <w:sz w:val="22"/>
        </w:rPr>
        <w:t xml:space="preserve">, Water Right Transfer Experiment and the Impact on the Water Resources Management Policy </w:t>
      </w:r>
      <w:proofErr w:type="gramStart"/>
      <w:r w:rsidRPr="00FF4655">
        <w:rPr>
          <w:rFonts w:ascii="Times New Roman" w:hAnsi="Times New Roman" w:cs="Times New Roman"/>
          <w:sz w:val="22"/>
        </w:rPr>
        <w:t>In</w:t>
      </w:r>
      <w:proofErr w:type="gramEnd"/>
      <w:r w:rsidRPr="00FF4655">
        <w:rPr>
          <w:rFonts w:ascii="Times New Roman" w:hAnsi="Times New Roman" w:cs="Times New Roman"/>
          <w:sz w:val="22"/>
        </w:rPr>
        <w:t xml:space="preserve"> China: An Overview. </w:t>
      </w:r>
      <w:r w:rsidRPr="00FF4655">
        <w:rPr>
          <w:rFonts w:ascii="Times New Roman" w:hAnsi="Times New Roman" w:cs="Times New Roman"/>
          <w:i/>
          <w:sz w:val="22"/>
        </w:rPr>
        <w:t>Business and Public Administration Studies</w:t>
      </w:r>
      <w:r w:rsidRPr="00FF4655">
        <w:rPr>
          <w:rFonts w:ascii="Times New Roman" w:hAnsi="Times New Roman" w:cs="Times New Roman"/>
          <w:sz w:val="22"/>
        </w:rPr>
        <w:t xml:space="preserve"> </w:t>
      </w:r>
      <w:r w:rsidRPr="00FF4655">
        <w:rPr>
          <w:rFonts w:ascii="Times New Roman" w:hAnsi="Times New Roman" w:cs="Times New Roman"/>
          <w:b/>
          <w:sz w:val="22"/>
        </w:rPr>
        <w:t>5</w:t>
      </w:r>
      <w:r w:rsidRPr="00FF4655">
        <w:rPr>
          <w:rFonts w:ascii="Times New Roman" w:hAnsi="Times New Roman" w:cs="Times New Roman"/>
          <w:sz w:val="22"/>
        </w:rPr>
        <w:t>, 52–52 (2010).</w:t>
      </w:r>
    </w:p>
    <w:p w14:paraId="22BE0BA6" w14:textId="77777777" w:rsidR="00BE3742" w:rsidRPr="00FF4655" w:rsidRDefault="00FB5D06" w:rsidP="006C0E33">
      <w:pPr>
        <w:pStyle w:val="a8"/>
        <w:jc w:val="both"/>
        <w:rPr>
          <w:rFonts w:ascii="Times New Roman" w:hAnsi="Times New Roman" w:cs="Times New Roman"/>
          <w:sz w:val="22"/>
        </w:rPr>
      </w:pPr>
      <w:bookmarkStart w:id="180" w:name="ref-konar2019"/>
      <w:bookmarkEnd w:id="179"/>
      <w:r w:rsidRPr="00FF4655">
        <w:rPr>
          <w:rFonts w:ascii="Times New Roman" w:hAnsi="Times New Roman" w:cs="Times New Roman"/>
          <w:sz w:val="22"/>
        </w:rPr>
        <w:t xml:space="preserve">37. M. </w:t>
      </w:r>
      <w:proofErr w:type="spellStart"/>
      <w:r w:rsidRPr="00FF4655">
        <w:rPr>
          <w:rFonts w:ascii="Times New Roman" w:hAnsi="Times New Roman" w:cs="Times New Roman"/>
          <w:sz w:val="22"/>
        </w:rPr>
        <w:t>Konar</w:t>
      </w:r>
      <w:proofErr w:type="spellEnd"/>
      <w:r w:rsidRPr="00FF4655">
        <w:rPr>
          <w:rFonts w:ascii="Times New Roman" w:hAnsi="Times New Roman" w:cs="Times New Roman"/>
          <w:sz w:val="22"/>
        </w:rPr>
        <w:t xml:space="preserve">, M. Garcia, M. R. Sanderson, D. J. Yu, M. Sivapalan, Expanding the Scope and Foundation of </w:t>
      </w:r>
      <w:proofErr w:type="spellStart"/>
      <w:r w:rsidRPr="00FF4655">
        <w:rPr>
          <w:rFonts w:ascii="Times New Roman" w:hAnsi="Times New Roman" w:cs="Times New Roman"/>
          <w:sz w:val="22"/>
        </w:rPr>
        <w:t>Sociohydrology</w:t>
      </w:r>
      <w:proofErr w:type="spellEnd"/>
      <w:r w:rsidRPr="00FF4655">
        <w:rPr>
          <w:rFonts w:ascii="Times New Roman" w:hAnsi="Times New Roman" w:cs="Times New Roman"/>
          <w:sz w:val="22"/>
        </w:rPr>
        <w:t xml:space="preserve"> as the Science of Coupled Human-Water Systems. </w:t>
      </w:r>
      <w:r w:rsidRPr="00FF4655">
        <w:rPr>
          <w:rFonts w:ascii="Times New Roman" w:hAnsi="Times New Roman" w:cs="Times New Roman"/>
          <w:i/>
          <w:sz w:val="22"/>
        </w:rPr>
        <w:t>Water Resources Research</w:t>
      </w:r>
      <w:r w:rsidRPr="00FF4655">
        <w:rPr>
          <w:rFonts w:ascii="Times New Roman" w:hAnsi="Times New Roman" w:cs="Times New Roman"/>
          <w:sz w:val="22"/>
        </w:rPr>
        <w:t xml:space="preserve"> </w:t>
      </w:r>
      <w:r w:rsidRPr="00FF4655">
        <w:rPr>
          <w:rFonts w:ascii="Times New Roman" w:hAnsi="Times New Roman" w:cs="Times New Roman"/>
          <w:b/>
          <w:sz w:val="22"/>
        </w:rPr>
        <w:t>55</w:t>
      </w:r>
      <w:r w:rsidRPr="00FF4655">
        <w:rPr>
          <w:rFonts w:ascii="Times New Roman" w:hAnsi="Times New Roman" w:cs="Times New Roman"/>
          <w:sz w:val="22"/>
        </w:rPr>
        <w:t>, 874–887 (2019).</w:t>
      </w:r>
    </w:p>
    <w:p w14:paraId="6FD19480" w14:textId="77777777" w:rsidR="00BE3742" w:rsidRPr="00FF4655" w:rsidRDefault="00FB5D06" w:rsidP="006C0E33">
      <w:pPr>
        <w:pStyle w:val="a8"/>
        <w:jc w:val="both"/>
        <w:rPr>
          <w:rFonts w:ascii="Times New Roman" w:hAnsi="Times New Roman" w:cs="Times New Roman"/>
          <w:sz w:val="22"/>
        </w:rPr>
      </w:pPr>
      <w:bookmarkStart w:id="181" w:name="ref-best2020"/>
      <w:bookmarkEnd w:id="180"/>
      <w:r w:rsidRPr="00FF4655">
        <w:rPr>
          <w:rFonts w:ascii="Times New Roman" w:hAnsi="Times New Roman" w:cs="Times New Roman"/>
          <w:sz w:val="22"/>
        </w:rPr>
        <w:t xml:space="preserve">38. J. Best, S. E. Darby, The Pace of Human-Induced Change in Large Rivers: Stresses, Resilience, and Vulnerability to Extreme Events. </w:t>
      </w:r>
      <w:r w:rsidRPr="00FF4655">
        <w:rPr>
          <w:rFonts w:ascii="Times New Roman" w:hAnsi="Times New Roman" w:cs="Times New Roman"/>
          <w:i/>
          <w:sz w:val="22"/>
        </w:rPr>
        <w:t>One Earth</w:t>
      </w:r>
      <w:r w:rsidRPr="00FF4655">
        <w:rPr>
          <w:rFonts w:ascii="Times New Roman" w:hAnsi="Times New Roman" w:cs="Times New Roman"/>
          <w:sz w:val="22"/>
        </w:rPr>
        <w:t xml:space="preserve"> </w:t>
      </w:r>
      <w:r w:rsidRPr="00FF4655">
        <w:rPr>
          <w:rFonts w:ascii="Times New Roman" w:hAnsi="Times New Roman" w:cs="Times New Roman"/>
          <w:b/>
          <w:sz w:val="22"/>
        </w:rPr>
        <w:t>2</w:t>
      </w:r>
      <w:r w:rsidRPr="00FF4655">
        <w:rPr>
          <w:rFonts w:ascii="Times New Roman" w:hAnsi="Times New Roman" w:cs="Times New Roman"/>
          <w:sz w:val="22"/>
        </w:rPr>
        <w:t>, 510–514 (2020).</w:t>
      </w:r>
    </w:p>
    <w:p w14:paraId="563AF15A" w14:textId="4B6F7322" w:rsidR="00BE3742" w:rsidRPr="00FF4655" w:rsidRDefault="00FB5D06" w:rsidP="006C0E33">
      <w:pPr>
        <w:pStyle w:val="a8"/>
        <w:jc w:val="both"/>
        <w:rPr>
          <w:rFonts w:ascii="Times New Roman" w:hAnsi="Times New Roman" w:cs="Times New Roman"/>
          <w:sz w:val="22"/>
        </w:rPr>
      </w:pPr>
      <w:bookmarkStart w:id="182" w:name="ref-cummingLinkingEconomicGrowth2018"/>
      <w:bookmarkEnd w:id="181"/>
      <w:r w:rsidRPr="00FF4655">
        <w:rPr>
          <w:rFonts w:ascii="Times New Roman" w:hAnsi="Times New Roman" w:cs="Times New Roman"/>
          <w:sz w:val="22"/>
        </w:rPr>
        <w:t xml:space="preserve">39. G. S. Cumming, S. von </w:t>
      </w:r>
      <w:proofErr w:type="spellStart"/>
      <w:r w:rsidRPr="00FF4655">
        <w:rPr>
          <w:rFonts w:ascii="Times New Roman" w:hAnsi="Times New Roman" w:cs="Times New Roman"/>
          <w:sz w:val="22"/>
        </w:rPr>
        <w:t>Cramon-Taubadel</w:t>
      </w:r>
      <w:proofErr w:type="spellEnd"/>
      <w:r w:rsidRPr="00FF4655">
        <w:rPr>
          <w:rFonts w:ascii="Times New Roman" w:hAnsi="Times New Roman" w:cs="Times New Roman"/>
          <w:sz w:val="22"/>
        </w:rPr>
        <w:t xml:space="preserve">, </w:t>
      </w:r>
      <w:proofErr w:type="gramStart"/>
      <w:r w:rsidRPr="00FF4655">
        <w:rPr>
          <w:rFonts w:ascii="Times New Roman" w:hAnsi="Times New Roman" w:cs="Times New Roman"/>
          <w:sz w:val="22"/>
        </w:rPr>
        <w:t>Linking</w:t>
      </w:r>
      <w:proofErr w:type="gramEnd"/>
      <w:r w:rsidRPr="00FF4655">
        <w:rPr>
          <w:rFonts w:ascii="Times New Roman" w:hAnsi="Times New Roman" w:cs="Times New Roman"/>
          <w:sz w:val="22"/>
        </w:rPr>
        <w:t xml:space="preserve"> economic growth pathways and environmental sustainability by understanding development as alternate social</w:t>
      </w:r>
      <w:ins w:id="183" w:author="Cumming, Graeme" w:date="2021-02-02T15:46:00Z">
        <w:r w:rsidR="0084150C">
          <w:rPr>
            <w:rFonts w:ascii="Times New Roman" w:hAnsi="Times New Roman" w:cs="Times New Roman"/>
            <w:sz w:val="22"/>
          </w:rPr>
          <w:t>-e</w:t>
        </w:r>
      </w:ins>
      <w:del w:id="184" w:author="Cumming, Graeme" w:date="2021-02-02T15:46:00Z">
        <w:r w:rsidRPr="00FF4655" w:rsidDel="0084150C">
          <w:rPr>
            <w:rFonts w:ascii="Times New Roman" w:hAnsi="Times New Roman" w:cs="Times New Roman"/>
            <w:sz w:val="22"/>
          </w:rPr>
          <w:delText>E</w:delText>
        </w:r>
      </w:del>
      <w:r w:rsidRPr="00FF4655">
        <w:rPr>
          <w:rFonts w:ascii="Times New Roman" w:hAnsi="Times New Roman" w:cs="Times New Roman"/>
          <w:sz w:val="22"/>
        </w:rPr>
        <w:t xml:space="preserve">cological regimes. </w:t>
      </w:r>
      <w:r w:rsidRPr="00FF4655">
        <w:rPr>
          <w:rFonts w:ascii="Times New Roman" w:hAnsi="Times New Roman" w:cs="Times New Roman"/>
          <w:i/>
          <w:sz w:val="22"/>
        </w:rPr>
        <w:t>Proceedings of the National Academy of Sciences</w:t>
      </w:r>
      <w:r w:rsidRPr="00FF4655">
        <w:rPr>
          <w:rFonts w:ascii="Times New Roman" w:hAnsi="Times New Roman" w:cs="Times New Roman"/>
          <w:sz w:val="22"/>
        </w:rPr>
        <w:t xml:space="preserve"> </w:t>
      </w:r>
      <w:r w:rsidRPr="00FF4655">
        <w:rPr>
          <w:rFonts w:ascii="Times New Roman" w:hAnsi="Times New Roman" w:cs="Times New Roman"/>
          <w:b/>
          <w:sz w:val="22"/>
        </w:rPr>
        <w:t>115</w:t>
      </w:r>
      <w:r w:rsidRPr="00FF4655">
        <w:rPr>
          <w:rFonts w:ascii="Times New Roman" w:hAnsi="Times New Roman" w:cs="Times New Roman"/>
          <w:sz w:val="22"/>
        </w:rPr>
        <w:t>, 9533–9538 (2018).</w:t>
      </w:r>
    </w:p>
    <w:p w14:paraId="2E49F777" w14:textId="4E295403" w:rsidR="00BE3742" w:rsidRPr="00FF4655" w:rsidRDefault="00FB5D06" w:rsidP="006C0E33">
      <w:pPr>
        <w:pStyle w:val="a8"/>
        <w:jc w:val="both"/>
        <w:rPr>
          <w:rFonts w:ascii="Times New Roman" w:hAnsi="Times New Roman" w:cs="Times New Roman"/>
          <w:sz w:val="22"/>
        </w:rPr>
      </w:pPr>
      <w:bookmarkStart w:id="185" w:name="Xcea0f97c081a8de364cd4f8f76513cbcc6efa31"/>
      <w:bookmarkEnd w:id="182"/>
      <w:r w:rsidRPr="00FF4655">
        <w:rPr>
          <w:rFonts w:ascii="Times New Roman" w:hAnsi="Times New Roman" w:cs="Times New Roman"/>
          <w:sz w:val="22"/>
        </w:rPr>
        <w:t>40. G. S. Cumming</w:t>
      </w:r>
      <w:ins w:id="186" w:author="Cumming, Graeme" w:date="2021-02-02T15:46:00Z">
        <w:r w:rsidR="0084150C">
          <w:rPr>
            <w:rFonts w:ascii="Times New Roman" w:hAnsi="Times New Roman" w:cs="Times New Roman"/>
            <w:sz w:val="22"/>
          </w:rPr>
          <w:t xml:space="preserve"> </w:t>
        </w:r>
      </w:ins>
      <w:r w:rsidRPr="00FF4655">
        <w:rPr>
          <w:rFonts w:ascii="Times New Roman" w:hAnsi="Times New Roman" w:cs="Times New Roman"/>
          <w:i/>
          <w:sz w:val="22"/>
        </w:rPr>
        <w:t>et al.</w:t>
      </w:r>
      <w:r w:rsidRPr="00FF4655">
        <w:rPr>
          <w:rFonts w:ascii="Times New Roman" w:hAnsi="Times New Roman" w:cs="Times New Roman"/>
          <w:sz w:val="22"/>
        </w:rPr>
        <w:t xml:space="preserve">, Implications of agricultural transitions and urbanization for ecosystem services. </w:t>
      </w:r>
      <w:r w:rsidRPr="00FF4655">
        <w:rPr>
          <w:rFonts w:ascii="Times New Roman" w:hAnsi="Times New Roman" w:cs="Times New Roman"/>
          <w:i/>
          <w:sz w:val="22"/>
        </w:rPr>
        <w:t>Nature</w:t>
      </w:r>
      <w:r w:rsidRPr="00FF4655">
        <w:rPr>
          <w:rFonts w:ascii="Times New Roman" w:hAnsi="Times New Roman" w:cs="Times New Roman"/>
          <w:sz w:val="22"/>
        </w:rPr>
        <w:t xml:space="preserve"> </w:t>
      </w:r>
      <w:r w:rsidRPr="00FF4655">
        <w:rPr>
          <w:rFonts w:ascii="Times New Roman" w:hAnsi="Times New Roman" w:cs="Times New Roman"/>
          <w:b/>
          <w:sz w:val="22"/>
        </w:rPr>
        <w:t>515</w:t>
      </w:r>
      <w:r w:rsidRPr="00FF4655">
        <w:rPr>
          <w:rFonts w:ascii="Times New Roman" w:hAnsi="Times New Roman" w:cs="Times New Roman"/>
          <w:sz w:val="22"/>
        </w:rPr>
        <w:t>, 50–57 (2014).</w:t>
      </w:r>
    </w:p>
    <w:p w14:paraId="66A76E0A" w14:textId="77777777" w:rsidR="00BE3742" w:rsidRPr="00FF4655" w:rsidRDefault="00FB5D06" w:rsidP="006C0E33">
      <w:pPr>
        <w:pStyle w:val="a8"/>
        <w:jc w:val="both"/>
        <w:rPr>
          <w:rFonts w:ascii="Times New Roman" w:hAnsi="Times New Roman" w:cs="Times New Roman"/>
          <w:sz w:val="22"/>
        </w:rPr>
      </w:pPr>
      <w:bookmarkStart w:id="187" w:name="ref-singh2019"/>
      <w:bookmarkEnd w:id="185"/>
      <w:r w:rsidRPr="00FF4655">
        <w:rPr>
          <w:rFonts w:ascii="Times New Roman" w:hAnsi="Times New Roman" w:cs="Times New Roman"/>
          <w:sz w:val="22"/>
        </w:rPr>
        <w:t xml:space="preserve">41. A. Singh, D. </w:t>
      </w:r>
      <w:proofErr w:type="spellStart"/>
      <w:r w:rsidRPr="00FF4655">
        <w:rPr>
          <w:rFonts w:ascii="Times New Roman" w:hAnsi="Times New Roman" w:cs="Times New Roman"/>
          <w:sz w:val="22"/>
        </w:rPr>
        <w:t>Saha</w:t>
      </w:r>
      <w:proofErr w:type="spellEnd"/>
      <w:r w:rsidRPr="00FF4655">
        <w:rPr>
          <w:rFonts w:ascii="Times New Roman" w:hAnsi="Times New Roman" w:cs="Times New Roman"/>
          <w:sz w:val="22"/>
        </w:rPr>
        <w:t xml:space="preserve">, A. C. Tyagi, Eds., </w:t>
      </w:r>
      <w:r w:rsidRPr="00FF4655">
        <w:rPr>
          <w:rFonts w:ascii="Times New Roman" w:hAnsi="Times New Roman" w:cs="Times New Roman"/>
          <w:i/>
          <w:sz w:val="22"/>
        </w:rPr>
        <w:t>Water Governance: Challenges and Prospects</w:t>
      </w:r>
      <w:r w:rsidRPr="00FF4655">
        <w:rPr>
          <w:rFonts w:ascii="Times New Roman" w:hAnsi="Times New Roman" w:cs="Times New Roman"/>
          <w:sz w:val="22"/>
        </w:rPr>
        <w:t xml:space="preserve"> (Springer Singapore, 2019) </w:t>
      </w:r>
      <w:hyperlink r:id="rId13">
        <w:r w:rsidRPr="00FF4655">
          <w:rPr>
            <w:rStyle w:val="ae"/>
            <w:rFonts w:ascii="Times New Roman" w:hAnsi="Times New Roman" w:cs="Times New Roman"/>
            <w:sz w:val="22"/>
          </w:rPr>
          <w:t>https:/doi.org/10.1007/978-981-13-2700-1</w:t>
        </w:r>
      </w:hyperlink>
      <w:r w:rsidRPr="00FF4655">
        <w:rPr>
          <w:rFonts w:ascii="Times New Roman" w:hAnsi="Times New Roman" w:cs="Times New Roman"/>
          <w:sz w:val="22"/>
        </w:rPr>
        <w:t>.</w:t>
      </w:r>
    </w:p>
    <w:p w14:paraId="40355F5B" w14:textId="77777777" w:rsidR="00BE3742" w:rsidRPr="00FF4655" w:rsidRDefault="00FB5D06" w:rsidP="006C0E33">
      <w:pPr>
        <w:pStyle w:val="a8"/>
        <w:jc w:val="both"/>
        <w:rPr>
          <w:rFonts w:ascii="Times New Roman" w:hAnsi="Times New Roman" w:cs="Times New Roman"/>
          <w:sz w:val="22"/>
        </w:rPr>
      </w:pPr>
      <w:bookmarkStart w:id="188" w:name="ref-porcher2019"/>
      <w:bookmarkEnd w:id="187"/>
      <w:r w:rsidRPr="00FF4655">
        <w:rPr>
          <w:rFonts w:ascii="Times New Roman" w:hAnsi="Times New Roman" w:cs="Times New Roman"/>
          <w:sz w:val="22"/>
        </w:rPr>
        <w:t xml:space="preserve">42. S. </w:t>
      </w:r>
      <w:proofErr w:type="spellStart"/>
      <w:r w:rsidRPr="00FF4655">
        <w:rPr>
          <w:rFonts w:ascii="Times New Roman" w:hAnsi="Times New Roman" w:cs="Times New Roman"/>
          <w:sz w:val="22"/>
        </w:rPr>
        <w:t>Porcher</w:t>
      </w:r>
      <w:proofErr w:type="spellEnd"/>
      <w:r w:rsidRPr="00FF4655">
        <w:rPr>
          <w:rFonts w:ascii="Times New Roman" w:hAnsi="Times New Roman" w:cs="Times New Roman"/>
          <w:sz w:val="22"/>
        </w:rPr>
        <w:t xml:space="preserve">, S. SAUSSIER, Eds., </w:t>
      </w:r>
      <w:r w:rsidRPr="00FF4655">
        <w:rPr>
          <w:rFonts w:ascii="Times New Roman" w:hAnsi="Times New Roman" w:cs="Times New Roman"/>
          <w:i/>
          <w:sz w:val="22"/>
        </w:rPr>
        <w:t>Facing the Challenges of Water Governance</w:t>
      </w:r>
      <w:r w:rsidRPr="00FF4655">
        <w:rPr>
          <w:rFonts w:ascii="Times New Roman" w:hAnsi="Times New Roman" w:cs="Times New Roman"/>
          <w:sz w:val="22"/>
        </w:rPr>
        <w:t xml:space="preserve"> (Palgrave Macmillan, 2019) </w:t>
      </w:r>
      <w:hyperlink r:id="rId14">
        <w:r w:rsidRPr="00FF4655">
          <w:rPr>
            <w:rStyle w:val="ae"/>
            <w:rFonts w:ascii="Times New Roman" w:hAnsi="Times New Roman" w:cs="Times New Roman"/>
            <w:sz w:val="22"/>
          </w:rPr>
          <w:t>https:/doi.org/10.1007/978-3-319-98515-2</w:t>
        </w:r>
      </w:hyperlink>
      <w:r w:rsidRPr="00FF4655">
        <w:rPr>
          <w:rFonts w:ascii="Times New Roman" w:hAnsi="Times New Roman" w:cs="Times New Roman"/>
          <w:sz w:val="22"/>
        </w:rPr>
        <w:t>.</w:t>
      </w:r>
    </w:p>
    <w:p w14:paraId="5A980B36" w14:textId="77777777" w:rsidR="00BE3742" w:rsidRPr="00FF4655" w:rsidRDefault="00FB5D06" w:rsidP="006C0E33">
      <w:pPr>
        <w:pStyle w:val="a8"/>
        <w:jc w:val="both"/>
        <w:rPr>
          <w:rFonts w:ascii="Times New Roman" w:hAnsi="Times New Roman" w:cs="Times New Roman"/>
          <w:sz w:val="22"/>
        </w:rPr>
      </w:pPr>
      <w:bookmarkStart w:id="189" w:name="ref-allan2019"/>
      <w:bookmarkEnd w:id="188"/>
      <w:r w:rsidRPr="00FF4655">
        <w:rPr>
          <w:rFonts w:ascii="Times New Roman" w:hAnsi="Times New Roman" w:cs="Times New Roman"/>
          <w:sz w:val="22"/>
        </w:rPr>
        <w:t xml:space="preserve">43. J. R. </w:t>
      </w:r>
      <w:proofErr w:type="spellStart"/>
      <w:r w:rsidRPr="00FF4655">
        <w:rPr>
          <w:rFonts w:ascii="Times New Roman" w:hAnsi="Times New Roman" w:cs="Times New Roman"/>
          <w:sz w:val="22"/>
        </w:rPr>
        <w:t>Allan</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Navigating the complexities of coordinated conservation along the river Nile. </w:t>
      </w:r>
      <w:r w:rsidRPr="00FF4655">
        <w:rPr>
          <w:rFonts w:ascii="Times New Roman" w:hAnsi="Times New Roman" w:cs="Times New Roman"/>
          <w:i/>
          <w:sz w:val="22"/>
        </w:rPr>
        <w:t>Science Advances</w:t>
      </w:r>
      <w:r w:rsidRPr="00FF4655">
        <w:rPr>
          <w:rFonts w:ascii="Times New Roman" w:hAnsi="Times New Roman" w:cs="Times New Roman"/>
          <w:sz w:val="22"/>
        </w:rPr>
        <w:t xml:space="preserve"> </w:t>
      </w:r>
      <w:r w:rsidRPr="00FF4655">
        <w:rPr>
          <w:rFonts w:ascii="Times New Roman" w:hAnsi="Times New Roman" w:cs="Times New Roman"/>
          <w:b/>
          <w:sz w:val="22"/>
        </w:rPr>
        <w:t>5</w:t>
      </w:r>
      <w:r w:rsidRPr="00FF4655">
        <w:rPr>
          <w:rFonts w:ascii="Times New Roman" w:hAnsi="Times New Roman" w:cs="Times New Roman"/>
          <w:sz w:val="22"/>
        </w:rPr>
        <w:t>, eaau7668 (2019).</w:t>
      </w:r>
    </w:p>
    <w:p w14:paraId="15F2F8B4" w14:textId="77777777" w:rsidR="00BE3742" w:rsidRPr="00FF4655" w:rsidRDefault="00FB5D06" w:rsidP="006C0E33">
      <w:pPr>
        <w:pStyle w:val="a8"/>
        <w:jc w:val="both"/>
        <w:rPr>
          <w:rFonts w:ascii="Times New Roman" w:hAnsi="Times New Roman" w:cs="Times New Roman"/>
          <w:sz w:val="22"/>
        </w:rPr>
      </w:pPr>
      <w:bookmarkStart w:id="190" w:name="ref-liu2012"/>
      <w:bookmarkEnd w:id="189"/>
      <w:r w:rsidRPr="00FF4655">
        <w:rPr>
          <w:rFonts w:ascii="Times New Roman" w:hAnsi="Times New Roman" w:cs="Times New Roman"/>
          <w:sz w:val="22"/>
        </w:rPr>
        <w:t xml:space="preserve">44. J. Liu, W. Yang, Water Sustainability for China and Beyond. </w:t>
      </w:r>
      <w:r w:rsidRPr="00FF4655">
        <w:rPr>
          <w:rFonts w:ascii="Times New Roman" w:hAnsi="Times New Roman" w:cs="Times New Roman"/>
          <w:i/>
          <w:sz w:val="22"/>
        </w:rPr>
        <w:t>Science</w:t>
      </w:r>
      <w:r w:rsidRPr="00FF4655">
        <w:rPr>
          <w:rFonts w:ascii="Times New Roman" w:hAnsi="Times New Roman" w:cs="Times New Roman"/>
          <w:sz w:val="22"/>
        </w:rPr>
        <w:t xml:space="preserve"> </w:t>
      </w:r>
      <w:r w:rsidRPr="00FF4655">
        <w:rPr>
          <w:rFonts w:ascii="Times New Roman" w:hAnsi="Times New Roman" w:cs="Times New Roman"/>
          <w:b/>
          <w:sz w:val="22"/>
        </w:rPr>
        <w:t>337</w:t>
      </w:r>
      <w:r w:rsidRPr="00FF4655">
        <w:rPr>
          <w:rFonts w:ascii="Times New Roman" w:hAnsi="Times New Roman" w:cs="Times New Roman"/>
          <w:sz w:val="22"/>
        </w:rPr>
        <w:t>, 649–650 (2012).</w:t>
      </w:r>
    </w:p>
    <w:p w14:paraId="253BBBF4" w14:textId="77777777" w:rsidR="00BE3742" w:rsidRPr="00FF4655" w:rsidRDefault="00FB5D06" w:rsidP="006C0E33">
      <w:pPr>
        <w:pStyle w:val="a8"/>
        <w:jc w:val="both"/>
        <w:rPr>
          <w:rFonts w:ascii="Times New Roman" w:hAnsi="Times New Roman" w:cs="Times New Roman"/>
          <w:sz w:val="22"/>
        </w:rPr>
      </w:pPr>
      <w:bookmarkStart w:id="191" w:name="ref-kitroeff2020"/>
      <w:bookmarkEnd w:id="190"/>
      <w:r w:rsidRPr="00FF4655">
        <w:rPr>
          <w:rFonts w:ascii="Times New Roman" w:hAnsi="Times New Roman" w:cs="Times New Roman"/>
          <w:sz w:val="22"/>
        </w:rPr>
        <w:t xml:space="preserve">45. N. </w:t>
      </w:r>
      <w:proofErr w:type="spellStart"/>
      <w:r w:rsidRPr="00FF4655">
        <w:rPr>
          <w:rFonts w:ascii="Times New Roman" w:hAnsi="Times New Roman" w:cs="Times New Roman"/>
          <w:sz w:val="22"/>
        </w:rPr>
        <w:t>Kitroeff</w:t>
      </w:r>
      <w:proofErr w:type="spellEnd"/>
      <w:r w:rsidRPr="00FF4655">
        <w:rPr>
          <w:rFonts w:ascii="Times New Roman" w:hAnsi="Times New Roman" w:cs="Times New Roman"/>
          <w:sz w:val="22"/>
        </w:rPr>
        <w:t xml:space="preserve">, “This Is a War”: Cross-Border Fight Over Water Erupts in Mexico. </w:t>
      </w:r>
      <w:r w:rsidRPr="00FF4655">
        <w:rPr>
          <w:rFonts w:ascii="Times New Roman" w:hAnsi="Times New Roman" w:cs="Times New Roman"/>
          <w:i/>
          <w:sz w:val="22"/>
        </w:rPr>
        <w:t>The New York Times</w:t>
      </w:r>
      <w:r w:rsidRPr="00FF4655">
        <w:rPr>
          <w:rFonts w:ascii="Times New Roman" w:hAnsi="Times New Roman" w:cs="Times New Roman"/>
          <w:sz w:val="22"/>
        </w:rPr>
        <w:t xml:space="preserve"> (2020).</w:t>
      </w:r>
    </w:p>
    <w:p w14:paraId="7FA639B5" w14:textId="77777777" w:rsidR="00BE3742" w:rsidRPr="00FF4655" w:rsidRDefault="00FB5D06" w:rsidP="006C0E33">
      <w:pPr>
        <w:pStyle w:val="a8"/>
        <w:jc w:val="both"/>
        <w:rPr>
          <w:rFonts w:ascii="Times New Roman" w:hAnsi="Times New Roman" w:cs="Times New Roman"/>
          <w:sz w:val="22"/>
        </w:rPr>
      </w:pPr>
      <w:bookmarkStart w:id="192" w:name="ref-unep-dhi2016"/>
      <w:bookmarkEnd w:id="191"/>
      <w:r w:rsidRPr="00FF4655">
        <w:rPr>
          <w:rFonts w:ascii="Times New Roman" w:hAnsi="Times New Roman" w:cs="Times New Roman"/>
          <w:sz w:val="22"/>
        </w:rPr>
        <w:lastRenderedPageBreak/>
        <w:t xml:space="preserve">46. UNEP-DHI, UNEP, UNEP, </w:t>
      </w:r>
      <w:r w:rsidRPr="00FF4655">
        <w:rPr>
          <w:rFonts w:ascii="Times New Roman" w:hAnsi="Times New Roman" w:cs="Times New Roman"/>
          <w:i/>
          <w:sz w:val="22"/>
        </w:rPr>
        <w:t>Transboundary River Basins: Status and Trends</w:t>
      </w:r>
      <w:r w:rsidRPr="00FF4655">
        <w:rPr>
          <w:rFonts w:ascii="Times New Roman" w:hAnsi="Times New Roman" w:cs="Times New Roman"/>
          <w:sz w:val="22"/>
        </w:rPr>
        <w:t xml:space="preserve"> (2016).</w:t>
      </w:r>
    </w:p>
    <w:p w14:paraId="2700CC31" w14:textId="77777777" w:rsidR="00BE3742" w:rsidRPr="00FF4655" w:rsidRDefault="00FB5D06" w:rsidP="006C0E33">
      <w:pPr>
        <w:pStyle w:val="a8"/>
        <w:jc w:val="both"/>
        <w:rPr>
          <w:rFonts w:ascii="Times New Roman" w:hAnsi="Times New Roman" w:cs="Times New Roman"/>
          <w:sz w:val="22"/>
        </w:rPr>
      </w:pPr>
      <w:bookmarkStart w:id="193" w:name="ref-reyers2018"/>
      <w:bookmarkEnd w:id="192"/>
      <w:r w:rsidRPr="00FF4655">
        <w:rPr>
          <w:rFonts w:ascii="Times New Roman" w:hAnsi="Times New Roman" w:cs="Times New Roman"/>
          <w:sz w:val="22"/>
        </w:rPr>
        <w:t xml:space="preserve">47. B. </w:t>
      </w:r>
      <w:proofErr w:type="spellStart"/>
      <w:r w:rsidRPr="00FF4655">
        <w:rPr>
          <w:rFonts w:ascii="Times New Roman" w:hAnsi="Times New Roman" w:cs="Times New Roman"/>
          <w:sz w:val="22"/>
        </w:rPr>
        <w:t>Reyers</w:t>
      </w:r>
      <w:proofErr w:type="spellEnd"/>
      <w:r w:rsidRPr="00FF4655">
        <w:rPr>
          <w:rFonts w:ascii="Times New Roman" w:hAnsi="Times New Roman" w:cs="Times New Roman"/>
          <w:sz w:val="22"/>
        </w:rPr>
        <w:t xml:space="preserve">, C. </w:t>
      </w:r>
      <w:proofErr w:type="spellStart"/>
      <w:r w:rsidRPr="00FF4655">
        <w:rPr>
          <w:rFonts w:ascii="Times New Roman" w:hAnsi="Times New Roman" w:cs="Times New Roman"/>
          <w:sz w:val="22"/>
        </w:rPr>
        <w:t>Folke</w:t>
      </w:r>
      <w:proofErr w:type="spellEnd"/>
      <w:r w:rsidRPr="00FF4655">
        <w:rPr>
          <w:rFonts w:ascii="Times New Roman" w:hAnsi="Times New Roman" w:cs="Times New Roman"/>
          <w:sz w:val="22"/>
        </w:rPr>
        <w:t xml:space="preserve">, M.-L. Moore, R. Biggs, V. </w:t>
      </w:r>
      <w:proofErr w:type="spellStart"/>
      <w:r w:rsidRPr="00FF4655">
        <w:rPr>
          <w:rFonts w:ascii="Times New Roman" w:hAnsi="Times New Roman" w:cs="Times New Roman"/>
          <w:sz w:val="22"/>
        </w:rPr>
        <w:t>Galaz</w:t>
      </w:r>
      <w:proofErr w:type="spellEnd"/>
      <w:r w:rsidRPr="00FF4655">
        <w:rPr>
          <w:rFonts w:ascii="Times New Roman" w:hAnsi="Times New Roman" w:cs="Times New Roman"/>
          <w:sz w:val="22"/>
        </w:rPr>
        <w:t xml:space="preserve">, Social-Ecological Systems Insights for Navigating the Dynamics of the Anthropocene. </w:t>
      </w:r>
      <w:r w:rsidRPr="00FF4655">
        <w:rPr>
          <w:rFonts w:ascii="Times New Roman" w:hAnsi="Times New Roman" w:cs="Times New Roman"/>
          <w:i/>
          <w:sz w:val="22"/>
        </w:rPr>
        <w:t>Annual Review of Environment and Resources</w:t>
      </w:r>
      <w:r w:rsidRPr="00FF4655">
        <w:rPr>
          <w:rFonts w:ascii="Times New Roman" w:hAnsi="Times New Roman" w:cs="Times New Roman"/>
          <w:sz w:val="22"/>
        </w:rPr>
        <w:t xml:space="preserve"> </w:t>
      </w:r>
      <w:r w:rsidRPr="00FF4655">
        <w:rPr>
          <w:rFonts w:ascii="Times New Roman" w:hAnsi="Times New Roman" w:cs="Times New Roman"/>
          <w:b/>
          <w:sz w:val="22"/>
        </w:rPr>
        <w:t>43</w:t>
      </w:r>
      <w:r w:rsidRPr="00FF4655">
        <w:rPr>
          <w:rFonts w:ascii="Times New Roman" w:hAnsi="Times New Roman" w:cs="Times New Roman"/>
          <w:sz w:val="22"/>
        </w:rPr>
        <w:t>, 267–289 (2018).</w:t>
      </w:r>
    </w:p>
    <w:p w14:paraId="64A63BF4" w14:textId="77777777" w:rsidR="00BE3742" w:rsidRPr="00FF4655" w:rsidRDefault="00FB5D06" w:rsidP="006C0E33">
      <w:pPr>
        <w:pStyle w:val="a8"/>
        <w:jc w:val="both"/>
        <w:rPr>
          <w:rFonts w:ascii="Times New Roman" w:hAnsi="Times New Roman" w:cs="Times New Roman"/>
          <w:sz w:val="22"/>
        </w:rPr>
      </w:pPr>
      <w:bookmarkStart w:id="194" w:name="ref-xu2020"/>
      <w:bookmarkEnd w:id="193"/>
      <w:r w:rsidRPr="00FF4655">
        <w:rPr>
          <w:rFonts w:ascii="Times New Roman" w:hAnsi="Times New Roman" w:cs="Times New Roman"/>
          <w:sz w:val="22"/>
        </w:rPr>
        <w:t xml:space="preserve">48. Z. </w:t>
      </w:r>
      <w:proofErr w:type="spellStart"/>
      <w:r w:rsidRPr="00FF4655">
        <w:rPr>
          <w:rFonts w:ascii="Times New Roman" w:hAnsi="Times New Roman" w:cs="Times New Roman"/>
          <w:sz w:val="22"/>
        </w:rPr>
        <w:t>Xu</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Assessing progress towards sustainable development over space and time. </w:t>
      </w:r>
      <w:r w:rsidRPr="00FF4655">
        <w:rPr>
          <w:rFonts w:ascii="Times New Roman" w:hAnsi="Times New Roman" w:cs="Times New Roman"/>
          <w:i/>
          <w:sz w:val="22"/>
        </w:rPr>
        <w:t>Nature</w:t>
      </w:r>
      <w:r w:rsidRPr="00FF4655">
        <w:rPr>
          <w:rFonts w:ascii="Times New Roman" w:hAnsi="Times New Roman" w:cs="Times New Roman"/>
          <w:sz w:val="22"/>
        </w:rPr>
        <w:t xml:space="preserve"> </w:t>
      </w:r>
      <w:r w:rsidRPr="00FF4655">
        <w:rPr>
          <w:rFonts w:ascii="Times New Roman" w:hAnsi="Times New Roman" w:cs="Times New Roman"/>
          <w:b/>
          <w:sz w:val="22"/>
        </w:rPr>
        <w:t>577</w:t>
      </w:r>
      <w:r w:rsidRPr="00FF4655">
        <w:rPr>
          <w:rFonts w:ascii="Times New Roman" w:hAnsi="Times New Roman" w:cs="Times New Roman"/>
          <w:sz w:val="22"/>
        </w:rPr>
        <w:t>, 74–78 (2020).</w:t>
      </w:r>
    </w:p>
    <w:p w14:paraId="5856FCC5" w14:textId="77777777" w:rsidR="00BE3742" w:rsidRPr="00FF4655" w:rsidRDefault="00FB5D06" w:rsidP="006C0E33">
      <w:pPr>
        <w:pStyle w:val="a8"/>
        <w:jc w:val="both"/>
        <w:rPr>
          <w:rFonts w:ascii="Times New Roman" w:hAnsi="Times New Roman" w:cs="Times New Roman"/>
          <w:sz w:val="22"/>
        </w:rPr>
      </w:pPr>
      <w:bookmarkStart w:id="195" w:name="ref-li2020a"/>
      <w:bookmarkEnd w:id="194"/>
      <w:r w:rsidRPr="00FF4655">
        <w:rPr>
          <w:rFonts w:ascii="Times New Roman" w:hAnsi="Times New Roman" w:cs="Times New Roman"/>
          <w:sz w:val="22"/>
        </w:rPr>
        <w:t xml:space="preserve">49. M. </w:t>
      </w:r>
      <w:proofErr w:type="spellStart"/>
      <w:r w:rsidRPr="00FF4655">
        <w:rPr>
          <w:rFonts w:ascii="Times New Roman" w:hAnsi="Times New Roman" w:cs="Times New Roman"/>
          <w:sz w:val="22"/>
        </w:rPr>
        <w:t>Li</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Exploring consumption-based planetary boundary indicators: An absolute water </w:t>
      </w:r>
      <w:proofErr w:type="spellStart"/>
      <w:r w:rsidRPr="00FF4655">
        <w:rPr>
          <w:rFonts w:ascii="Times New Roman" w:hAnsi="Times New Roman" w:cs="Times New Roman"/>
          <w:sz w:val="22"/>
        </w:rPr>
        <w:t>footprinting</w:t>
      </w:r>
      <w:proofErr w:type="spellEnd"/>
      <w:r w:rsidRPr="00FF4655">
        <w:rPr>
          <w:rFonts w:ascii="Times New Roman" w:hAnsi="Times New Roman" w:cs="Times New Roman"/>
          <w:sz w:val="22"/>
        </w:rPr>
        <w:t xml:space="preserve"> assessment of Chinese provinces and cities. </w:t>
      </w:r>
      <w:r w:rsidRPr="00FF4655">
        <w:rPr>
          <w:rFonts w:ascii="Times New Roman" w:hAnsi="Times New Roman" w:cs="Times New Roman"/>
          <w:i/>
          <w:sz w:val="22"/>
        </w:rPr>
        <w:t>Water Research</w:t>
      </w:r>
      <w:r w:rsidRPr="00FF4655">
        <w:rPr>
          <w:rFonts w:ascii="Times New Roman" w:hAnsi="Times New Roman" w:cs="Times New Roman"/>
          <w:sz w:val="22"/>
        </w:rPr>
        <w:t xml:space="preserve"> </w:t>
      </w:r>
      <w:r w:rsidRPr="00FF4655">
        <w:rPr>
          <w:rFonts w:ascii="Times New Roman" w:hAnsi="Times New Roman" w:cs="Times New Roman"/>
          <w:b/>
          <w:sz w:val="22"/>
        </w:rPr>
        <w:t>184</w:t>
      </w:r>
      <w:r w:rsidRPr="00FF4655">
        <w:rPr>
          <w:rFonts w:ascii="Times New Roman" w:hAnsi="Times New Roman" w:cs="Times New Roman"/>
          <w:sz w:val="22"/>
        </w:rPr>
        <w:t>, 116163 (2020).</w:t>
      </w:r>
    </w:p>
    <w:p w14:paraId="1C2BF872" w14:textId="77777777" w:rsidR="00BE3742" w:rsidRPr="00FF4655" w:rsidRDefault="00FB5D06" w:rsidP="006C0E33">
      <w:pPr>
        <w:pStyle w:val="a8"/>
        <w:jc w:val="both"/>
        <w:rPr>
          <w:rFonts w:ascii="Times New Roman" w:hAnsi="Times New Roman" w:cs="Times New Roman"/>
          <w:sz w:val="22"/>
        </w:rPr>
      </w:pPr>
      <w:bookmarkStart w:id="196" w:name="ref-degraaf2019"/>
      <w:bookmarkEnd w:id="195"/>
      <w:r w:rsidRPr="00FF4655">
        <w:rPr>
          <w:rFonts w:ascii="Times New Roman" w:hAnsi="Times New Roman" w:cs="Times New Roman"/>
          <w:sz w:val="22"/>
        </w:rPr>
        <w:t>50. I. E. M. de Graaf, T. Gleeson, L. P. H. (</w:t>
      </w:r>
      <w:proofErr w:type="spellStart"/>
      <w:r w:rsidRPr="00FF4655">
        <w:rPr>
          <w:rFonts w:ascii="Times New Roman" w:hAnsi="Times New Roman" w:cs="Times New Roman"/>
          <w:sz w:val="22"/>
        </w:rPr>
        <w:t>Rens</w:t>
      </w:r>
      <w:proofErr w:type="spellEnd"/>
      <w:r w:rsidRPr="00FF4655">
        <w:rPr>
          <w:rFonts w:ascii="Times New Roman" w:hAnsi="Times New Roman" w:cs="Times New Roman"/>
          <w:sz w:val="22"/>
        </w:rPr>
        <w:t xml:space="preserve">) van Beek, E. H. </w:t>
      </w:r>
      <w:proofErr w:type="spellStart"/>
      <w:r w:rsidRPr="00FF4655">
        <w:rPr>
          <w:rFonts w:ascii="Times New Roman" w:hAnsi="Times New Roman" w:cs="Times New Roman"/>
          <w:sz w:val="22"/>
        </w:rPr>
        <w:t>Sutanudjaja</w:t>
      </w:r>
      <w:proofErr w:type="spellEnd"/>
      <w:r w:rsidRPr="00FF4655">
        <w:rPr>
          <w:rFonts w:ascii="Times New Roman" w:hAnsi="Times New Roman" w:cs="Times New Roman"/>
          <w:sz w:val="22"/>
        </w:rPr>
        <w:t xml:space="preserve">, M. F. P. </w:t>
      </w:r>
      <w:proofErr w:type="spellStart"/>
      <w:r w:rsidRPr="00FF4655">
        <w:rPr>
          <w:rFonts w:ascii="Times New Roman" w:hAnsi="Times New Roman" w:cs="Times New Roman"/>
          <w:sz w:val="22"/>
        </w:rPr>
        <w:t>Bierkens</w:t>
      </w:r>
      <w:proofErr w:type="spellEnd"/>
      <w:r w:rsidRPr="00FF4655">
        <w:rPr>
          <w:rFonts w:ascii="Times New Roman" w:hAnsi="Times New Roman" w:cs="Times New Roman"/>
          <w:sz w:val="22"/>
        </w:rPr>
        <w:t xml:space="preserve">, Environmental flow limits to global groundwater pumping. </w:t>
      </w:r>
      <w:r w:rsidRPr="00FF4655">
        <w:rPr>
          <w:rFonts w:ascii="Times New Roman" w:hAnsi="Times New Roman" w:cs="Times New Roman"/>
          <w:i/>
          <w:sz w:val="22"/>
        </w:rPr>
        <w:t>Nature</w:t>
      </w:r>
      <w:r w:rsidRPr="00FF4655">
        <w:rPr>
          <w:rFonts w:ascii="Times New Roman" w:hAnsi="Times New Roman" w:cs="Times New Roman"/>
          <w:sz w:val="22"/>
        </w:rPr>
        <w:t xml:space="preserve"> </w:t>
      </w:r>
      <w:r w:rsidRPr="00FF4655">
        <w:rPr>
          <w:rFonts w:ascii="Times New Roman" w:hAnsi="Times New Roman" w:cs="Times New Roman"/>
          <w:b/>
          <w:sz w:val="22"/>
        </w:rPr>
        <w:t>574</w:t>
      </w:r>
      <w:r w:rsidRPr="00FF4655">
        <w:rPr>
          <w:rFonts w:ascii="Times New Roman" w:hAnsi="Times New Roman" w:cs="Times New Roman"/>
          <w:sz w:val="22"/>
        </w:rPr>
        <w:t>, 90–94 (2019).</w:t>
      </w:r>
    </w:p>
    <w:p w14:paraId="5DE6EFF3" w14:textId="77777777" w:rsidR="00BE3742" w:rsidRPr="00FF4655" w:rsidRDefault="00FB5D06" w:rsidP="006C0E33">
      <w:pPr>
        <w:pStyle w:val="a8"/>
        <w:jc w:val="both"/>
        <w:rPr>
          <w:rFonts w:ascii="Times New Roman" w:hAnsi="Times New Roman" w:cs="Times New Roman"/>
          <w:sz w:val="22"/>
        </w:rPr>
      </w:pPr>
      <w:bookmarkStart w:id="197" w:name="ref-huggins2020"/>
      <w:bookmarkEnd w:id="196"/>
      <w:r w:rsidRPr="00FF4655">
        <w:rPr>
          <w:rFonts w:ascii="Times New Roman" w:hAnsi="Times New Roman" w:cs="Times New Roman"/>
          <w:sz w:val="22"/>
        </w:rPr>
        <w:t xml:space="preserve">51. X. </w:t>
      </w:r>
      <w:proofErr w:type="spellStart"/>
      <w:r w:rsidRPr="00FF4655">
        <w:rPr>
          <w:rFonts w:ascii="Times New Roman" w:hAnsi="Times New Roman" w:cs="Times New Roman"/>
          <w:sz w:val="22"/>
        </w:rPr>
        <w:t>Huggins</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“The social-ecological dimensions of changing global freshwater availability” (</w:t>
      </w:r>
      <w:proofErr w:type="spellStart"/>
      <w:r w:rsidRPr="00FF4655">
        <w:rPr>
          <w:rFonts w:ascii="Times New Roman" w:hAnsi="Times New Roman" w:cs="Times New Roman"/>
          <w:sz w:val="22"/>
        </w:rPr>
        <w:t>EarthArXiv</w:t>
      </w:r>
      <w:proofErr w:type="spellEnd"/>
      <w:r w:rsidRPr="00FF4655">
        <w:rPr>
          <w:rFonts w:ascii="Times New Roman" w:hAnsi="Times New Roman" w:cs="Times New Roman"/>
          <w:sz w:val="22"/>
        </w:rPr>
        <w:t xml:space="preserve">, 2020) </w:t>
      </w:r>
      <w:hyperlink r:id="rId15">
        <w:r w:rsidRPr="00FF4655">
          <w:rPr>
            <w:rStyle w:val="ae"/>
            <w:rFonts w:ascii="Times New Roman" w:hAnsi="Times New Roman" w:cs="Times New Roman"/>
            <w:sz w:val="22"/>
          </w:rPr>
          <w:t>https:/doi.org/10.31223/osf.io/j97ud</w:t>
        </w:r>
      </w:hyperlink>
      <w:r w:rsidRPr="00FF4655">
        <w:rPr>
          <w:rFonts w:ascii="Times New Roman" w:hAnsi="Times New Roman" w:cs="Times New Roman"/>
          <w:sz w:val="22"/>
        </w:rPr>
        <w:t>.</w:t>
      </w:r>
    </w:p>
    <w:p w14:paraId="7F902280" w14:textId="77777777" w:rsidR="00BE3742" w:rsidRPr="00FF4655" w:rsidRDefault="00FB5D06" w:rsidP="006C0E33">
      <w:pPr>
        <w:pStyle w:val="a8"/>
        <w:jc w:val="both"/>
        <w:rPr>
          <w:rFonts w:ascii="Times New Roman" w:hAnsi="Times New Roman" w:cs="Times New Roman"/>
          <w:sz w:val="22"/>
        </w:rPr>
      </w:pPr>
      <w:bookmarkStart w:id="198" w:name="ref-grafton2018"/>
      <w:bookmarkEnd w:id="197"/>
      <w:r w:rsidRPr="00FF4655">
        <w:rPr>
          <w:rFonts w:ascii="Times New Roman" w:hAnsi="Times New Roman" w:cs="Times New Roman"/>
          <w:sz w:val="22"/>
        </w:rPr>
        <w:t xml:space="preserve">52. R. Q. </w:t>
      </w:r>
      <w:proofErr w:type="spellStart"/>
      <w:r w:rsidRPr="00FF4655">
        <w:rPr>
          <w:rFonts w:ascii="Times New Roman" w:hAnsi="Times New Roman" w:cs="Times New Roman"/>
          <w:sz w:val="22"/>
        </w:rPr>
        <w:t>Grafton</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The paradox of irrigation efficiency. </w:t>
      </w:r>
      <w:r w:rsidRPr="00FF4655">
        <w:rPr>
          <w:rFonts w:ascii="Times New Roman" w:hAnsi="Times New Roman" w:cs="Times New Roman"/>
          <w:i/>
          <w:sz w:val="22"/>
        </w:rPr>
        <w:t>Science</w:t>
      </w:r>
      <w:r w:rsidRPr="00FF4655">
        <w:rPr>
          <w:rFonts w:ascii="Times New Roman" w:hAnsi="Times New Roman" w:cs="Times New Roman"/>
          <w:sz w:val="22"/>
        </w:rPr>
        <w:t xml:space="preserve"> </w:t>
      </w:r>
      <w:r w:rsidRPr="00FF4655">
        <w:rPr>
          <w:rFonts w:ascii="Times New Roman" w:hAnsi="Times New Roman" w:cs="Times New Roman"/>
          <w:b/>
          <w:sz w:val="22"/>
        </w:rPr>
        <w:t>361</w:t>
      </w:r>
      <w:r w:rsidRPr="00FF4655">
        <w:rPr>
          <w:rFonts w:ascii="Times New Roman" w:hAnsi="Times New Roman" w:cs="Times New Roman"/>
          <w:sz w:val="22"/>
        </w:rPr>
        <w:t>, 748–750 (2018).</w:t>
      </w:r>
    </w:p>
    <w:p w14:paraId="578897E9" w14:textId="77777777" w:rsidR="00BE3742" w:rsidRPr="00FF4655" w:rsidRDefault="00FB5D06" w:rsidP="006C0E33">
      <w:pPr>
        <w:pStyle w:val="a8"/>
        <w:jc w:val="both"/>
        <w:rPr>
          <w:rFonts w:ascii="Times New Roman" w:hAnsi="Times New Roman" w:cs="Times New Roman"/>
          <w:sz w:val="22"/>
        </w:rPr>
      </w:pPr>
      <w:bookmarkStart w:id="199" w:name="ref-grill2019"/>
      <w:bookmarkEnd w:id="198"/>
      <w:r w:rsidRPr="00FF4655">
        <w:rPr>
          <w:rFonts w:ascii="Times New Roman" w:hAnsi="Times New Roman" w:cs="Times New Roman"/>
          <w:sz w:val="22"/>
        </w:rPr>
        <w:t xml:space="preserve">53. G. </w:t>
      </w:r>
      <w:proofErr w:type="spellStart"/>
      <w:r w:rsidRPr="00FF4655">
        <w:rPr>
          <w:rFonts w:ascii="Times New Roman" w:hAnsi="Times New Roman" w:cs="Times New Roman"/>
          <w:sz w:val="22"/>
        </w:rPr>
        <w:t>Grill</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Mapping the world’s free-flowing rivers. </w:t>
      </w:r>
      <w:r w:rsidRPr="00FF4655">
        <w:rPr>
          <w:rFonts w:ascii="Times New Roman" w:hAnsi="Times New Roman" w:cs="Times New Roman"/>
          <w:i/>
          <w:sz w:val="22"/>
        </w:rPr>
        <w:t>Nature</w:t>
      </w:r>
      <w:r w:rsidRPr="00FF4655">
        <w:rPr>
          <w:rFonts w:ascii="Times New Roman" w:hAnsi="Times New Roman" w:cs="Times New Roman"/>
          <w:sz w:val="22"/>
        </w:rPr>
        <w:t xml:space="preserve"> </w:t>
      </w:r>
      <w:r w:rsidRPr="00FF4655">
        <w:rPr>
          <w:rFonts w:ascii="Times New Roman" w:hAnsi="Times New Roman" w:cs="Times New Roman"/>
          <w:b/>
          <w:sz w:val="22"/>
        </w:rPr>
        <w:t>569</w:t>
      </w:r>
      <w:r w:rsidRPr="00FF4655">
        <w:rPr>
          <w:rFonts w:ascii="Times New Roman" w:hAnsi="Times New Roman" w:cs="Times New Roman"/>
          <w:sz w:val="22"/>
        </w:rPr>
        <w:t>, 215–221 (2019).</w:t>
      </w:r>
    </w:p>
    <w:p w14:paraId="2E38B8F6" w14:textId="77777777" w:rsidR="00BE3742" w:rsidRPr="00FF4655" w:rsidRDefault="00FB5D06" w:rsidP="006C0E33">
      <w:pPr>
        <w:pStyle w:val="a8"/>
        <w:jc w:val="both"/>
        <w:rPr>
          <w:rFonts w:ascii="Times New Roman" w:hAnsi="Times New Roman" w:cs="Times New Roman"/>
          <w:sz w:val="22"/>
        </w:rPr>
      </w:pPr>
      <w:bookmarkStart w:id="200" w:name="ref-muneepeerakul2020"/>
      <w:bookmarkEnd w:id="199"/>
      <w:r w:rsidRPr="00FF4655">
        <w:rPr>
          <w:rFonts w:ascii="Times New Roman" w:hAnsi="Times New Roman" w:cs="Times New Roman"/>
          <w:sz w:val="22"/>
        </w:rPr>
        <w:t xml:space="preserve">54. R. </w:t>
      </w:r>
      <w:proofErr w:type="spellStart"/>
      <w:r w:rsidRPr="00FF4655">
        <w:rPr>
          <w:rFonts w:ascii="Times New Roman" w:hAnsi="Times New Roman" w:cs="Times New Roman"/>
          <w:sz w:val="22"/>
        </w:rPr>
        <w:t>Muneepeerakul</w:t>
      </w:r>
      <w:proofErr w:type="spellEnd"/>
      <w:r w:rsidRPr="00FF4655">
        <w:rPr>
          <w:rFonts w:ascii="Times New Roman" w:hAnsi="Times New Roman" w:cs="Times New Roman"/>
          <w:sz w:val="22"/>
        </w:rPr>
        <w:t xml:space="preserve">, J. M. </w:t>
      </w:r>
      <w:proofErr w:type="spellStart"/>
      <w:r w:rsidRPr="00FF4655">
        <w:rPr>
          <w:rFonts w:ascii="Times New Roman" w:hAnsi="Times New Roman" w:cs="Times New Roman"/>
          <w:sz w:val="22"/>
        </w:rPr>
        <w:t>Anderies</w:t>
      </w:r>
      <w:proofErr w:type="spellEnd"/>
      <w:r w:rsidRPr="00FF4655">
        <w:rPr>
          <w:rFonts w:ascii="Times New Roman" w:hAnsi="Times New Roman" w:cs="Times New Roman"/>
          <w:sz w:val="22"/>
        </w:rPr>
        <w:t xml:space="preserve">, The emergence and resilience of self-organized governance in coupled infrastructure systems. </w:t>
      </w:r>
      <w:r w:rsidRPr="00FF4655">
        <w:rPr>
          <w:rFonts w:ascii="Times New Roman" w:hAnsi="Times New Roman" w:cs="Times New Roman"/>
          <w:i/>
          <w:sz w:val="22"/>
        </w:rPr>
        <w:t>Proceedings of the National Academy of Sciences</w:t>
      </w:r>
      <w:r w:rsidRPr="00FF4655">
        <w:rPr>
          <w:rFonts w:ascii="Times New Roman" w:hAnsi="Times New Roman" w:cs="Times New Roman"/>
          <w:sz w:val="22"/>
        </w:rPr>
        <w:t xml:space="preserve"> </w:t>
      </w:r>
      <w:r w:rsidRPr="00FF4655">
        <w:rPr>
          <w:rFonts w:ascii="Times New Roman" w:hAnsi="Times New Roman" w:cs="Times New Roman"/>
          <w:b/>
          <w:sz w:val="22"/>
        </w:rPr>
        <w:t>117</w:t>
      </w:r>
      <w:r w:rsidRPr="00FF4655">
        <w:rPr>
          <w:rFonts w:ascii="Times New Roman" w:hAnsi="Times New Roman" w:cs="Times New Roman"/>
          <w:sz w:val="22"/>
        </w:rPr>
        <w:t>, 4617–4622 (2020).</w:t>
      </w:r>
    </w:p>
    <w:p w14:paraId="511C7DBF" w14:textId="77777777" w:rsidR="00BE3742" w:rsidRPr="00FF4655" w:rsidRDefault="00FB5D06" w:rsidP="006C0E33">
      <w:pPr>
        <w:pStyle w:val="a8"/>
        <w:jc w:val="both"/>
        <w:rPr>
          <w:rFonts w:ascii="Times New Roman" w:hAnsi="Times New Roman" w:cs="Times New Roman"/>
          <w:sz w:val="22"/>
        </w:rPr>
      </w:pPr>
      <w:bookmarkStart w:id="201" w:name="Xb4986fbb882247721f408f3785885dd1dfcc66f"/>
      <w:bookmarkEnd w:id="200"/>
      <w:r w:rsidRPr="00FF4655">
        <w:rPr>
          <w:rFonts w:ascii="Times New Roman" w:hAnsi="Times New Roman" w:cs="Times New Roman"/>
          <w:sz w:val="22"/>
        </w:rPr>
        <w:t xml:space="preserve">55. Ö. </w:t>
      </w:r>
      <w:proofErr w:type="spellStart"/>
      <w:r w:rsidRPr="00FF4655">
        <w:rPr>
          <w:rFonts w:ascii="Times New Roman" w:hAnsi="Times New Roman" w:cs="Times New Roman"/>
          <w:sz w:val="22"/>
        </w:rPr>
        <w:t>Bodin</w:t>
      </w:r>
      <w:proofErr w:type="spellEnd"/>
      <w:r w:rsidRPr="00FF4655">
        <w:rPr>
          <w:rFonts w:ascii="Times New Roman" w:hAnsi="Times New Roman" w:cs="Times New Roman"/>
          <w:sz w:val="22"/>
        </w:rPr>
        <w:t xml:space="preserve">, Collaborative environmental governance: Achieving collective action in social-ecological systems. </w:t>
      </w:r>
      <w:r w:rsidRPr="00FF4655">
        <w:rPr>
          <w:rFonts w:ascii="Times New Roman" w:hAnsi="Times New Roman" w:cs="Times New Roman"/>
          <w:i/>
          <w:sz w:val="22"/>
        </w:rPr>
        <w:t>Science</w:t>
      </w:r>
      <w:r w:rsidRPr="00FF4655">
        <w:rPr>
          <w:rFonts w:ascii="Times New Roman" w:hAnsi="Times New Roman" w:cs="Times New Roman"/>
          <w:sz w:val="22"/>
        </w:rPr>
        <w:t xml:space="preserve"> </w:t>
      </w:r>
      <w:r w:rsidRPr="00FF4655">
        <w:rPr>
          <w:rFonts w:ascii="Times New Roman" w:hAnsi="Times New Roman" w:cs="Times New Roman"/>
          <w:b/>
          <w:sz w:val="22"/>
        </w:rPr>
        <w:t>357</w:t>
      </w:r>
      <w:r w:rsidRPr="00FF4655">
        <w:rPr>
          <w:rFonts w:ascii="Times New Roman" w:hAnsi="Times New Roman" w:cs="Times New Roman"/>
          <w:sz w:val="22"/>
        </w:rPr>
        <w:t>, eaan1114 (2017).</w:t>
      </w:r>
    </w:p>
    <w:p w14:paraId="4D10F40F" w14:textId="77777777" w:rsidR="00BE3742" w:rsidRPr="00FF4655" w:rsidRDefault="00FB5D06" w:rsidP="006C0E33">
      <w:pPr>
        <w:pStyle w:val="a8"/>
        <w:jc w:val="both"/>
        <w:rPr>
          <w:rFonts w:ascii="Times New Roman" w:hAnsi="Times New Roman" w:cs="Times New Roman"/>
          <w:sz w:val="22"/>
        </w:rPr>
      </w:pPr>
      <w:bookmarkStart w:id="202" w:name="ref-steffen2018"/>
      <w:bookmarkEnd w:id="201"/>
      <w:r w:rsidRPr="00FF4655">
        <w:rPr>
          <w:rFonts w:ascii="Times New Roman" w:hAnsi="Times New Roman" w:cs="Times New Roman"/>
          <w:sz w:val="22"/>
        </w:rPr>
        <w:t xml:space="preserve">56. W. </w:t>
      </w:r>
      <w:proofErr w:type="spellStart"/>
      <w:r w:rsidRPr="00FF4655">
        <w:rPr>
          <w:rFonts w:ascii="Times New Roman" w:hAnsi="Times New Roman" w:cs="Times New Roman"/>
          <w:sz w:val="22"/>
        </w:rPr>
        <w:t>Steffen</w:t>
      </w:r>
      <w:r w:rsidRPr="00FF4655">
        <w:rPr>
          <w:rFonts w:ascii="Times New Roman" w:hAnsi="Times New Roman" w:cs="Times New Roman"/>
          <w:i/>
          <w:sz w:val="22"/>
        </w:rPr>
        <w:t>et</w:t>
      </w:r>
      <w:proofErr w:type="spellEnd"/>
      <w:r w:rsidRPr="00FF4655">
        <w:rPr>
          <w:rFonts w:ascii="Times New Roman" w:hAnsi="Times New Roman" w:cs="Times New Roman"/>
          <w:i/>
          <w:sz w:val="22"/>
        </w:rPr>
        <w:t xml:space="preserve"> al.</w:t>
      </w:r>
      <w:r w:rsidRPr="00FF4655">
        <w:rPr>
          <w:rFonts w:ascii="Times New Roman" w:hAnsi="Times New Roman" w:cs="Times New Roman"/>
          <w:sz w:val="22"/>
        </w:rPr>
        <w:t xml:space="preserve">, Trajectories of the Earth System in the Anthropocene. </w:t>
      </w:r>
      <w:r w:rsidRPr="00FF4655">
        <w:rPr>
          <w:rFonts w:ascii="Times New Roman" w:hAnsi="Times New Roman" w:cs="Times New Roman"/>
          <w:i/>
          <w:sz w:val="22"/>
        </w:rPr>
        <w:t>Proceedings of the National Academy of Sciences</w:t>
      </w:r>
      <w:r w:rsidRPr="00FF4655">
        <w:rPr>
          <w:rFonts w:ascii="Times New Roman" w:hAnsi="Times New Roman" w:cs="Times New Roman"/>
          <w:sz w:val="22"/>
        </w:rPr>
        <w:t xml:space="preserve"> </w:t>
      </w:r>
      <w:r w:rsidRPr="00FF4655">
        <w:rPr>
          <w:rFonts w:ascii="Times New Roman" w:hAnsi="Times New Roman" w:cs="Times New Roman"/>
          <w:b/>
          <w:sz w:val="22"/>
        </w:rPr>
        <w:t>115</w:t>
      </w:r>
      <w:r w:rsidRPr="00FF4655">
        <w:rPr>
          <w:rFonts w:ascii="Times New Roman" w:hAnsi="Times New Roman" w:cs="Times New Roman"/>
          <w:sz w:val="22"/>
        </w:rPr>
        <w:t>, 8252–8259 (2018).</w:t>
      </w:r>
    </w:p>
    <w:p w14:paraId="1E6FBDF7" w14:textId="77777777" w:rsidR="00BE3742" w:rsidRPr="00FF4655" w:rsidRDefault="00FB5D06" w:rsidP="006C0E33">
      <w:pPr>
        <w:pStyle w:val="a8"/>
        <w:jc w:val="both"/>
        <w:rPr>
          <w:rFonts w:ascii="Times New Roman" w:hAnsi="Times New Roman" w:cs="Times New Roman"/>
          <w:sz w:val="22"/>
        </w:rPr>
      </w:pPr>
      <w:bookmarkStart w:id="203" w:name="X397714dd72ba41f351231608f24eb2343cfc295"/>
      <w:bookmarkEnd w:id="202"/>
      <w:r w:rsidRPr="00FF4655">
        <w:rPr>
          <w:rFonts w:ascii="Times New Roman" w:hAnsi="Times New Roman" w:cs="Times New Roman"/>
          <w:sz w:val="22"/>
        </w:rPr>
        <w:t xml:space="preserve">57. A. N. Pettitt, A Non-Parametric Approach to the Change-Point Problem. </w:t>
      </w:r>
      <w:r w:rsidRPr="00FF4655">
        <w:rPr>
          <w:rFonts w:ascii="Times New Roman" w:hAnsi="Times New Roman" w:cs="Times New Roman"/>
          <w:i/>
          <w:sz w:val="22"/>
        </w:rPr>
        <w:t>Journal of the Royal Statistical Society. Series C (Applied Statistics)</w:t>
      </w:r>
      <w:r w:rsidRPr="00FF4655">
        <w:rPr>
          <w:rFonts w:ascii="Times New Roman" w:hAnsi="Times New Roman" w:cs="Times New Roman"/>
          <w:sz w:val="22"/>
        </w:rPr>
        <w:t xml:space="preserve"> </w:t>
      </w:r>
      <w:r w:rsidRPr="00FF4655">
        <w:rPr>
          <w:rFonts w:ascii="Times New Roman" w:hAnsi="Times New Roman" w:cs="Times New Roman"/>
          <w:b/>
          <w:sz w:val="22"/>
        </w:rPr>
        <w:t>28</w:t>
      </w:r>
      <w:r w:rsidRPr="00FF4655">
        <w:rPr>
          <w:rFonts w:ascii="Times New Roman" w:hAnsi="Times New Roman" w:cs="Times New Roman"/>
          <w:sz w:val="22"/>
        </w:rPr>
        <w:t>, 126–135 (1979).</w:t>
      </w:r>
    </w:p>
    <w:p w14:paraId="3FD77064" w14:textId="77777777" w:rsidR="00FB5D06" w:rsidRDefault="00FB5D06" w:rsidP="006C0E33">
      <w:pPr>
        <w:pStyle w:val="a8"/>
        <w:jc w:val="both"/>
        <w:rPr>
          <w:rFonts w:ascii="Times New Roman" w:hAnsi="Times New Roman" w:cs="Times New Roman"/>
        </w:rPr>
      </w:pPr>
    </w:p>
    <w:p w14:paraId="46FF86FE" w14:textId="77777777" w:rsidR="00FB5D06" w:rsidRDefault="00FB5D06" w:rsidP="006C0E33">
      <w:pPr>
        <w:pStyle w:val="a8"/>
        <w:jc w:val="both"/>
        <w:rPr>
          <w:rFonts w:ascii="Times New Roman" w:hAnsi="Times New Roman" w:cs="Times New Roman"/>
        </w:rPr>
      </w:pPr>
    </w:p>
    <w:p w14:paraId="53EA8FDF" w14:textId="77777777" w:rsidR="00FF4655" w:rsidRDefault="00FF4655">
      <w:pPr>
        <w:rPr>
          <w:rFonts w:ascii="Times New Roman" w:eastAsiaTheme="majorEastAsia" w:hAnsi="Times New Roman" w:cs="Times New Roman"/>
          <w:b/>
          <w:bCs/>
          <w:color w:val="4F81BD" w:themeColor="accent1"/>
          <w:sz w:val="32"/>
          <w:szCs w:val="32"/>
        </w:rPr>
      </w:pPr>
      <w:r>
        <w:rPr>
          <w:rFonts w:ascii="Times New Roman" w:hAnsi="Times New Roman" w:cs="Times New Roman"/>
        </w:rPr>
        <w:br w:type="page"/>
      </w:r>
    </w:p>
    <w:p w14:paraId="689E306E" w14:textId="77777777" w:rsidR="00882A9A" w:rsidRDefault="00882A9A" w:rsidP="006C0E33">
      <w:pPr>
        <w:pStyle w:val="1"/>
        <w:jc w:val="both"/>
        <w:rPr>
          <w:rFonts w:ascii="Times New Roman" w:hAnsi="Times New Roman" w:cs="Times New Roman"/>
        </w:rPr>
      </w:pPr>
      <w:r>
        <w:rPr>
          <w:rFonts w:ascii="Times New Roman" w:hAnsi="Times New Roman" w:cs="Times New Roman"/>
        </w:rPr>
        <w:lastRenderedPageBreak/>
        <w:t>Figure</w:t>
      </w:r>
      <w:r w:rsidRPr="00FB5D06">
        <w:rPr>
          <w:rFonts w:ascii="Times New Roman" w:hAnsi="Times New Roman" w:cs="Times New Roman"/>
        </w:rPr>
        <w:t>s</w:t>
      </w:r>
    </w:p>
    <w:p w14:paraId="17B4E4AC" w14:textId="77777777" w:rsidR="00FB5D06" w:rsidRDefault="00882A9A" w:rsidP="006C0E33">
      <w:pPr>
        <w:pStyle w:val="2"/>
        <w:jc w:val="both"/>
        <w:rPr>
          <w:rFonts w:ascii="Times New Roman" w:hAnsi="Times New Roman" w:cs="Times New Roman"/>
          <w:lang w:eastAsia="zh-CN"/>
        </w:rPr>
      </w:pPr>
      <w:r>
        <w:rPr>
          <w:rFonts w:ascii="Times New Roman" w:hAnsi="Times New Roman" w:cs="Times New Roman" w:hint="eastAsia"/>
          <w:lang w:eastAsia="zh-CN"/>
        </w:rPr>
        <w:t>F</w:t>
      </w:r>
      <w:r>
        <w:rPr>
          <w:rFonts w:ascii="Times New Roman" w:hAnsi="Times New Roman" w:cs="Times New Roman"/>
          <w:lang w:eastAsia="zh-CN"/>
        </w:rPr>
        <w:t>igure 1</w:t>
      </w:r>
    </w:p>
    <w:p w14:paraId="11B565DE" w14:textId="77777777" w:rsidR="00FB5D06" w:rsidRPr="00FB5D06" w:rsidRDefault="00FB5D06" w:rsidP="006C0E33">
      <w:pPr>
        <w:pStyle w:val="a0"/>
        <w:jc w:val="both"/>
        <w:rPr>
          <w:rFonts w:ascii="Times New Roman" w:hAnsi="Times New Roman" w:cs="Times New Roman"/>
        </w:rPr>
      </w:pPr>
      <w:r w:rsidRPr="00FB5D06">
        <w:rPr>
          <w:rFonts w:ascii="Times New Roman" w:hAnsi="Times New Roman" w:cs="Times New Roman"/>
          <w:noProof/>
          <w:lang w:eastAsia="zh-CN"/>
        </w:rPr>
        <w:drawing>
          <wp:inline distT="0" distB="0" distL="0" distR="0" wp14:anchorId="7C4E638D" wp14:editId="664E22B0">
            <wp:extent cx="5334000" cy="1802157"/>
            <wp:effectExtent l="0" t="0" r="0" b="0"/>
            <wp:docPr id="1" name="Picture" descr="image"/>
            <wp:cNvGraphicFramePr/>
            <a:graphic xmlns:a="http://schemas.openxmlformats.org/drawingml/2006/main">
              <a:graphicData uri="http://schemas.openxmlformats.org/drawingml/2006/picture">
                <pic:pic xmlns:pic="http://schemas.openxmlformats.org/drawingml/2006/picture">
                  <pic:nvPicPr>
                    <pic:cNvPr id="0" name="Picture" descr="../../figures/main/framework.jpg"/>
                    <pic:cNvPicPr>
                      <a:picLocks noChangeAspect="1" noChangeArrowheads="1"/>
                    </pic:cNvPicPr>
                  </pic:nvPicPr>
                  <pic:blipFill>
                    <a:blip r:embed="rId16"/>
                    <a:stretch>
                      <a:fillRect/>
                    </a:stretch>
                  </pic:blipFill>
                  <pic:spPr bwMode="auto">
                    <a:xfrm>
                      <a:off x="0" y="0"/>
                      <a:ext cx="5334000" cy="1802157"/>
                    </a:xfrm>
                    <a:prstGeom prst="rect">
                      <a:avLst/>
                    </a:prstGeom>
                    <a:noFill/>
                    <a:ln w="9525">
                      <a:noFill/>
                      <a:headEnd/>
                      <a:tailEnd/>
                    </a:ln>
                  </pic:spPr>
                </pic:pic>
              </a:graphicData>
            </a:graphic>
          </wp:inline>
        </w:drawing>
      </w:r>
    </w:p>
    <w:p w14:paraId="77119EC8" w14:textId="759AA8E0" w:rsidR="00FB5D06" w:rsidRPr="00882A9A" w:rsidRDefault="00FB5D06" w:rsidP="006C0E33">
      <w:pPr>
        <w:pStyle w:val="a0"/>
        <w:jc w:val="both"/>
        <w:rPr>
          <w:rFonts w:ascii="Times New Roman" w:hAnsi="Times New Roman" w:cs="Times New Roman"/>
          <w:sz w:val="22"/>
        </w:rPr>
      </w:pPr>
      <w:r w:rsidRPr="00882A9A">
        <w:rPr>
          <w:rFonts w:ascii="Times New Roman" w:hAnsi="Times New Roman" w:cs="Times New Roman"/>
          <w:b/>
          <w:sz w:val="22"/>
        </w:rPr>
        <w:t>Figure 1.</w:t>
      </w:r>
      <w:r w:rsidRPr="00882A9A">
        <w:rPr>
          <w:rFonts w:ascii="Times New Roman" w:hAnsi="Times New Roman" w:cs="Times New Roman"/>
          <w:sz w:val="22"/>
        </w:rPr>
        <w:t xml:space="preserve"> A framework for understanding the relationship between </w:t>
      </w:r>
      <w:r w:rsidR="00427A77" w:rsidRPr="00882A9A">
        <w:rPr>
          <w:rFonts w:ascii="Times New Roman" w:hAnsi="Times New Roman" w:cs="Times New Roman"/>
          <w:sz w:val="22"/>
        </w:rPr>
        <w:t xml:space="preserve">transitional water governance regimes </w:t>
      </w:r>
      <w:r w:rsidR="00427A77">
        <w:rPr>
          <w:rFonts w:ascii="Times New Roman" w:hAnsi="Times New Roman" w:cs="Times New Roman"/>
          <w:sz w:val="22"/>
        </w:rPr>
        <w:t xml:space="preserve">and eventual </w:t>
      </w:r>
      <w:r w:rsidRPr="00882A9A">
        <w:rPr>
          <w:rFonts w:ascii="Times New Roman" w:hAnsi="Times New Roman" w:cs="Times New Roman"/>
          <w:sz w:val="22"/>
        </w:rPr>
        <w:t xml:space="preserve">transformation </w:t>
      </w:r>
      <w:r w:rsidR="00427A77" w:rsidRPr="00882A9A">
        <w:rPr>
          <w:rFonts w:ascii="Times New Roman" w:hAnsi="Times New Roman" w:cs="Times New Roman"/>
          <w:sz w:val="22"/>
        </w:rPr>
        <w:t>to</w:t>
      </w:r>
      <w:r w:rsidR="00427A77">
        <w:rPr>
          <w:rFonts w:ascii="Times New Roman" w:hAnsi="Times New Roman" w:cs="Times New Roman"/>
          <w:sz w:val="22"/>
        </w:rPr>
        <w:t xml:space="preserve"> a</w:t>
      </w:r>
      <w:r w:rsidR="00427A77" w:rsidRPr="00882A9A">
        <w:rPr>
          <w:rFonts w:ascii="Times New Roman" w:hAnsi="Times New Roman" w:cs="Times New Roman"/>
          <w:sz w:val="22"/>
        </w:rPr>
        <w:t xml:space="preserve"> </w:t>
      </w:r>
      <w:r w:rsidRPr="00882A9A">
        <w:rPr>
          <w:rFonts w:ascii="Times New Roman" w:hAnsi="Times New Roman" w:cs="Times New Roman"/>
          <w:sz w:val="22"/>
        </w:rPr>
        <w:t>hydro-social cycle</w:t>
      </w:r>
      <w:r w:rsidR="00427A77">
        <w:rPr>
          <w:rFonts w:ascii="Times New Roman" w:hAnsi="Times New Roman" w:cs="Times New Roman"/>
          <w:sz w:val="22"/>
        </w:rPr>
        <w:t xml:space="preserve">. A key missing element in current knowledge is an ability to </w:t>
      </w:r>
      <w:r w:rsidRPr="00882A9A">
        <w:rPr>
          <w:rFonts w:ascii="Times New Roman" w:hAnsi="Times New Roman" w:cs="Times New Roman"/>
          <w:sz w:val="22"/>
        </w:rPr>
        <w:t xml:space="preserve">detect regime shifts </w:t>
      </w:r>
      <w:r w:rsidR="00427A77">
        <w:rPr>
          <w:rFonts w:ascii="Times New Roman" w:hAnsi="Times New Roman" w:cs="Times New Roman"/>
          <w:sz w:val="22"/>
        </w:rPr>
        <w:t>using</w:t>
      </w:r>
      <w:r w:rsidR="00427A77" w:rsidRPr="00882A9A">
        <w:rPr>
          <w:rFonts w:ascii="Times New Roman" w:hAnsi="Times New Roman" w:cs="Times New Roman"/>
          <w:sz w:val="22"/>
        </w:rPr>
        <w:t xml:space="preserve"> </w:t>
      </w:r>
      <w:r w:rsidRPr="00882A9A">
        <w:rPr>
          <w:rFonts w:ascii="Times New Roman" w:hAnsi="Times New Roman" w:cs="Times New Roman"/>
          <w:sz w:val="22"/>
        </w:rPr>
        <w:t>a simple and comprehensive index.</w:t>
      </w:r>
      <w:r w:rsidRPr="00882A9A">
        <w:rPr>
          <w:rFonts w:ascii="Times New Roman" w:hAnsi="Times New Roman" w:cs="Times New Roman"/>
          <w:sz w:val="22"/>
          <w:lang w:eastAsia="zh-CN"/>
        </w:rPr>
        <w:t xml:space="preserve"> </w:t>
      </w:r>
      <w:r w:rsidRPr="00882A9A">
        <w:rPr>
          <w:rFonts w:ascii="Times New Roman" w:hAnsi="Times New Roman" w:cs="Times New Roman"/>
          <w:b/>
          <w:sz w:val="22"/>
        </w:rPr>
        <w:t>A</w:t>
      </w:r>
      <w:r w:rsidR="00427A77">
        <w:rPr>
          <w:rFonts w:ascii="Times New Roman" w:hAnsi="Times New Roman" w:cs="Times New Roman"/>
          <w:sz w:val="22"/>
        </w:rPr>
        <w:t>:</w:t>
      </w:r>
      <w:r w:rsidRPr="00882A9A">
        <w:rPr>
          <w:rFonts w:ascii="Times New Roman" w:hAnsi="Times New Roman" w:cs="Times New Roman"/>
          <w:sz w:val="22"/>
        </w:rPr>
        <w:t xml:space="preserve"> </w:t>
      </w:r>
      <w:r w:rsidR="00427A77">
        <w:rPr>
          <w:rFonts w:ascii="Times New Roman" w:hAnsi="Times New Roman" w:cs="Times New Roman"/>
          <w:sz w:val="22"/>
        </w:rPr>
        <w:t xml:space="preserve">there are </w:t>
      </w:r>
      <w:r w:rsidRPr="00882A9A">
        <w:rPr>
          <w:rFonts w:ascii="Times New Roman" w:hAnsi="Times New Roman" w:cs="Times New Roman"/>
          <w:sz w:val="22"/>
        </w:rPr>
        <w:t xml:space="preserve">three key dimensions (supply, purpose and allocation) of water governance (see Methods for details). Each dimension has two poles (denoted in red) which indicate the two potential directions of changes along that axis: (1) </w:t>
      </w:r>
      <w:r w:rsidR="00427A77">
        <w:rPr>
          <w:rFonts w:ascii="Times New Roman" w:hAnsi="Times New Roman" w:cs="Times New Roman"/>
          <w:sz w:val="22"/>
        </w:rPr>
        <w:t>“</w:t>
      </w:r>
      <w:r w:rsidRPr="00882A9A">
        <w:rPr>
          <w:rFonts w:ascii="Times New Roman" w:hAnsi="Times New Roman" w:cs="Times New Roman"/>
          <w:sz w:val="22"/>
        </w:rPr>
        <w:t>supply</w:t>
      </w:r>
      <w:r w:rsidR="00427A77">
        <w:rPr>
          <w:rFonts w:ascii="Times New Roman" w:hAnsi="Times New Roman" w:cs="Times New Roman"/>
          <w:sz w:val="22"/>
        </w:rPr>
        <w:t>”</w:t>
      </w:r>
      <w:r w:rsidRPr="00882A9A">
        <w:rPr>
          <w:rFonts w:ascii="Times New Roman" w:hAnsi="Times New Roman" w:cs="Times New Roman"/>
          <w:sz w:val="22"/>
        </w:rPr>
        <w:t xml:space="preserve"> shifts between scarcity and abundance. (2)</w:t>
      </w:r>
      <w:r w:rsidR="00427A77">
        <w:rPr>
          <w:rFonts w:ascii="Times New Roman" w:hAnsi="Times New Roman" w:cs="Times New Roman"/>
          <w:sz w:val="22"/>
        </w:rPr>
        <w:t xml:space="preserve"> “</w:t>
      </w:r>
      <w:r w:rsidRPr="00882A9A">
        <w:rPr>
          <w:rFonts w:ascii="Times New Roman" w:hAnsi="Times New Roman" w:cs="Times New Roman"/>
          <w:sz w:val="22"/>
        </w:rPr>
        <w:t>purpose</w:t>
      </w:r>
      <w:r w:rsidR="00427A77">
        <w:rPr>
          <w:rFonts w:ascii="Times New Roman" w:hAnsi="Times New Roman" w:cs="Times New Roman"/>
          <w:sz w:val="22"/>
        </w:rPr>
        <w:t>”</w:t>
      </w:r>
      <w:r w:rsidRPr="00882A9A">
        <w:rPr>
          <w:rFonts w:ascii="Times New Roman" w:hAnsi="Times New Roman" w:cs="Times New Roman"/>
          <w:sz w:val="22"/>
        </w:rPr>
        <w:t xml:space="preserve"> </w:t>
      </w:r>
      <w:r w:rsidR="00427A77">
        <w:rPr>
          <w:rFonts w:ascii="Times New Roman" w:hAnsi="Times New Roman" w:cs="Times New Roman"/>
          <w:sz w:val="22"/>
        </w:rPr>
        <w:t xml:space="preserve">is </w:t>
      </w:r>
      <w:r w:rsidRPr="00882A9A">
        <w:rPr>
          <w:rFonts w:ascii="Times New Roman" w:hAnsi="Times New Roman" w:cs="Times New Roman"/>
          <w:sz w:val="22"/>
        </w:rPr>
        <w:t xml:space="preserve">weighted between </w:t>
      </w:r>
      <w:r w:rsidR="00427A77">
        <w:rPr>
          <w:rFonts w:ascii="Times New Roman" w:hAnsi="Times New Roman" w:cs="Times New Roman"/>
          <w:sz w:val="22"/>
        </w:rPr>
        <w:t>consumptive</w:t>
      </w:r>
      <w:r w:rsidR="00427A77" w:rsidRPr="00882A9A">
        <w:rPr>
          <w:rFonts w:ascii="Times New Roman" w:hAnsi="Times New Roman" w:cs="Times New Roman"/>
          <w:sz w:val="22"/>
        </w:rPr>
        <w:t xml:space="preserve"> </w:t>
      </w:r>
      <w:r w:rsidRPr="00882A9A">
        <w:rPr>
          <w:rFonts w:ascii="Times New Roman" w:hAnsi="Times New Roman" w:cs="Times New Roman"/>
          <w:sz w:val="22"/>
        </w:rPr>
        <w:t>services or non-</w:t>
      </w:r>
      <w:r w:rsidR="00427A77">
        <w:rPr>
          <w:rFonts w:ascii="Times New Roman" w:hAnsi="Times New Roman" w:cs="Times New Roman"/>
          <w:sz w:val="22"/>
        </w:rPr>
        <w:t>consumptive uses</w:t>
      </w:r>
      <w:r w:rsidRPr="00882A9A">
        <w:rPr>
          <w:rFonts w:ascii="Times New Roman" w:hAnsi="Times New Roman" w:cs="Times New Roman"/>
          <w:sz w:val="22"/>
        </w:rPr>
        <w:t xml:space="preserve">. (3) </w:t>
      </w:r>
      <w:r w:rsidR="00427A77">
        <w:rPr>
          <w:rFonts w:ascii="Times New Roman" w:hAnsi="Times New Roman" w:cs="Times New Roman"/>
          <w:sz w:val="22"/>
        </w:rPr>
        <w:t>“</w:t>
      </w:r>
      <w:r w:rsidRPr="00882A9A">
        <w:rPr>
          <w:rFonts w:ascii="Times New Roman" w:hAnsi="Times New Roman" w:cs="Times New Roman"/>
          <w:sz w:val="22"/>
        </w:rPr>
        <w:t>allocation</w:t>
      </w:r>
      <w:r w:rsidR="00427A77">
        <w:rPr>
          <w:rFonts w:ascii="Times New Roman" w:hAnsi="Times New Roman" w:cs="Times New Roman"/>
          <w:sz w:val="22"/>
        </w:rPr>
        <w:t>”</w:t>
      </w:r>
      <w:r w:rsidRPr="00882A9A">
        <w:rPr>
          <w:rFonts w:ascii="Times New Roman" w:hAnsi="Times New Roman" w:cs="Times New Roman"/>
          <w:sz w:val="22"/>
        </w:rPr>
        <w:t xml:space="preserve"> changes between balanced or lopsided. </w:t>
      </w:r>
      <w:r w:rsidRPr="00882A9A">
        <w:rPr>
          <w:rFonts w:ascii="Times New Roman" w:hAnsi="Times New Roman" w:cs="Times New Roman"/>
          <w:sz w:val="22"/>
          <w:lang w:eastAsia="zh-CN"/>
        </w:rPr>
        <w:t xml:space="preserve"> </w:t>
      </w:r>
      <w:r w:rsidRPr="00882A9A">
        <w:rPr>
          <w:rFonts w:ascii="Times New Roman" w:hAnsi="Times New Roman" w:cs="Times New Roman"/>
          <w:b/>
          <w:sz w:val="22"/>
        </w:rPr>
        <w:t>B</w:t>
      </w:r>
      <w:r w:rsidR="00427A77">
        <w:rPr>
          <w:rFonts w:ascii="Times New Roman" w:hAnsi="Times New Roman" w:cs="Times New Roman"/>
          <w:b/>
          <w:sz w:val="22"/>
        </w:rPr>
        <w:t>:</w:t>
      </w:r>
      <w:r w:rsidRPr="00882A9A">
        <w:rPr>
          <w:rFonts w:ascii="Times New Roman" w:hAnsi="Times New Roman" w:cs="Times New Roman"/>
          <w:sz w:val="22"/>
        </w:rPr>
        <w:t xml:space="preserve"> governance changes </w:t>
      </w:r>
      <w:r w:rsidR="00427A77">
        <w:rPr>
          <w:rFonts w:ascii="Times New Roman" w:hAnsi="Times New Roman" w:cs="Times New Roman"/>
          <w:sz w:val="22"/>
        </w:rPr>
        <w:t xml:space="preserve">are an emergent outcome of trends across the </w:t>
      </w:r>
      <w:r w:rsidRPr="00882A9A">
        <w:rPr>
          <w:rFonts w:ascii="Times New Roman" w:hAnsi="Times New Roman" w:cs="Times New Roman"/>
          <w:sz w:val="22"/>
        </w:rPr>
        <w:t xml:space="preserve">three dimensions. </w:t>
      </w:r>
      <w:r w:rsidR="00427A77">
        <w:rPr>
          <w:rFonts w:ascii="Times New Roman" w:hAnsi="Times New Roman" w:cs="Times New Roman"/>
          <w:sz w:val="22"/>
        </w:rPr>
        <w:t>W</w:t>
      </w:r>
      <w:r w:rsidR="00427A77" w:rsidRPr="00882A9A">
        <w:rPr>
          <w:rFonts w:ascii="Times New Roman" w:hAnsi="Times New Roman" w:cs="Times New Roman"/>
          <w:sz w:val="22"/>
        </w:rPr>
        <w:t xml:space="preserve">ater governance status </w:t>
      </w:r>
      <w:r w:rsidRPr="00882A9A">
        <w:rPr>
          <w:rFonts w:ascii="Times New Roman" w:hAnsi="Times New Roman" w:cs="Times New Roman"/>
          <w:sz w:val="22"/>
        </w:rPr>
        <w:t>change</w:t>
      </w:r>
      <w:r w:rsidR="00427A77">
        <w:rPr>
          <w:rFonts w:ascii="Times New Roman" w:hAnsi="Times New Roman" w:cs="Times New Roman"/>
          <w:sz w:val="22"/>
        </w:rPr>
        <w:t>s</w:t>
      </w:r>
      <w:r w:rsidRPr="00882A9A">
        <w:rPr>
          <w:rFonts w:ascii="Times New Roman" w:hAnsi="Times New Roman" w:cs="Times New Roman"/>
          <w:sz w:val="22"/>
        </w:rPr>
        <w:t xml:space="preserve"> along </w:t>
      </w:r>
      <w:r w:rsidR="00427A77">
        <w:rPr>
          <w:rFonts w:ascii="Times New Roman" w:hAnsi="Times New Roman" w:cs="Times New Roman"/>
          <w:sz w:val="22"/>
        </w:rPr>
        <w:t>a</w:t>
      </w:r>
      <w:r w:rsidRPr="00882A9A">
        <w:rPr>
          <w:rFonts w:ascii="Times New Roman" w:hAnsi="Times New Roman" w:cs="Times New Roman"/>
          <w:sz w:val="22"/>
        </w:rPr>
        <w:t xml:space="preserve"> trajectory towards</w:t>
      </w:r>
      <w:r w:rsidR="00427A77">
        <w:rPr>
          <w:rFonts w:ascii="Times New Roman" w:hAnsi="Times New Roman" w:cs="Times New Roman"/>
          <w:sz w:val="22"/>
        </w:rPr>
        <w:t xml:space="preserve"> a</w:t>
      </w:r>
      <w:r w:rsidRPr="00882A9A">
        <w:rPr>
          <w:rFonts w:ascii="Times New Roman" w:hAnsi="Times New Roman" w:cs="Times New Roman"/>
          <w:sz w:val="22"/>
        </w:rPr>
        <w:t xml:space="preserve"> hydro-social water cycle. When abrupt change occurs, it may indicate a regime shift in water governance.</w:t>
      </w:r>
    </w:p>
    <w:p w14:paraId="7A055424" w14:textId="494DA185" w:rsidR="00FB5D06" w:rsidRDefault="00FB5D06" w:rsidP="006C0E33">
      <w:pPr>
        <w:jc w:val="both"/>
        <w:rPr>
          <w:rFonts w:ascii="Times New Roman" w:hAnsi="Times New Roman" w:cs="Times New Roman"/>
          <w:sz w:val="21"/>
        </w:rPr>
      </w:pPr>
    </w:p>
    <w:p w14:paraId="3979E217" w14:textId="77777777" w:rsidR="00882A9A" w:rsidRDefault="00882A9A" w:rsidP="006C0E33">
      <w:pPr>
        <w:pStyle w:val="2"/>
        <w:jc w:val="both"/>
        <w:rPr>
          <w:rFonts w:ascii="Times New Roman" w:hAnsi="Times New Roman" w:cs="Times New Roman"/>
          <w:lang w:eastAsia="zh-CN"/>
        </w:rPr>
      </w:pPr>
      <w:bookmarkStart w:id="204" w:name="fig:IWGI"/>
      <w:r>
        <w:rPr>
          <w:rFonts w:ascii="Times New Roman" w:hAnsi="Times New Roman" w:cs="Times New Roman" w:hint="eastAsia"/>
          <w:lang w:eastAsia="zh-CN"/>
        </w:rPr>
        <w:lastRenderedPageBreak/>
        <w:t>F</w:t>
      </w:r>
      <w:r>
        <w:rPr>
          <w:rFonts w:ascii="Times New Roman" w:hAnsi="Times New Roman" w:cs="Times New Roman"/>
          <w:lang w:eastAsia="zh-CN"/>
        </w:rPr>
        <w:t>igure 2</w:t>
      </w:r>
    </w:p>
    <w:p w14:paraId="13E34D52" w14:textId="77777777" w:rsidR="00FB5D06" w:rsidRPr="00FB5D06" w:rsidRDefault="00FB5D06" w:rsidP="00FF4655">
      <w:pPr>
        <w:pStyle w:val="CaptionedFigure"/>
        <w:jc w:val="center"/>
        <w:rPr>
          <w:rFonts w:ascii="Times New Roman" w:hAnsi="Times New Roman" w:cs="Times New Roman"/>
        </w:rPr>
      </w:pPr>
      <w:r w:rsidRPr="00FB5D06">
        <w:rPr>
          <w:rFonts w:ascii="Times New Roman" w:hAnsi="Times New Roman" w:cs="Times New Roman"/>
          <w:noProof/>
          <w:lang w:eastAsia="zh-CN"/>
        </w:rPr>
        <w:drawing>
          <wp:inline distT="0" distB="0" distL="0" distR="0" wp14:anchorId="5E95AD8D" wp14:editId="2F2FDE7A">
            <wp:extent cx="4133850" cy="4133850"/>
            <wp:effectExtent l="0" t="0" r="0" b="0"/>
            <wp:docPr id="2" name="Picture" descr="Changes of the IWGI index. A, Change points detection. With significant change points in 1978 and 1994, the IWGI have three different periods in changing trend. B, Contributions of each dimension to the changes of IWGI within three periods. Supply, purpose and allocation have made the main positive contributor of P1, P2 and P3, respectively. "/>
            <wp:cNvGraphicFramePr/>
            <a:graphic xmlns:a="http://schemas.openxmlformats.org/drawingml/2006/main">
              <a:graphicData uri="http://schemas.openxmlformats.org/drawingml/2006/picture">
                <pic:pic xmlns:pic="http://schemas.openxmlformats.org/drawingml/2006/picture">
                  <pic:nvPicPr>
                    <pic:cNvPr id="0" name="Picture" descr="../../figures/main/index.jpg"/>
                    <pic:cNvPicPr>
                      <a:picLocks noChangeAspect="1" noChangeArrowheads="1"/>
                    </pic:cNvPicPr>
                  </pic:nvPicPr>
                  <pic:blipFill>
                    <a:blip r:embed="rId17"/>
                    <a:stretch>
                      <a:fillRect/>
                    </a:stretch>
                  </pic:blipFill>
                  <pic:spPr bwMode="auto">
                    <a:xfrm>
                      <a:off x="0" y="0"/>
                      <a:ext cx="4133850" cy="4133850"/>
                    </a:xfrm>
                    <a:prstGeom prst="rect">
                      <a:avLst/>
                    </a:prstGeom>
                    <a:noFill/>
                    <a:ln w="9525">
                      <a:noFill/>
                      <a:headEnd/>
                      <a:tailEnd/>
                    </a:ln>
                  </pic:spPr>
                </pic:pic>
              </a:graphicData>
            </a:graphic>
          </wp:inline>
        </w:drawing>
      </w:r>
      <w:bookmarkEnd w:id="204"/>
    </w:p>
    <w:p w14:paraId="121A08C6" w14:textId="5A111AFA" w:rsidR="00FB5D06" w:rsidRPr="00882A9A" w:rsidRDefault="00FB5D06" w:rsidP="006C0E33">
      <w:pPr>
        <w:pStyle w:val="ImageCaption"/>
        <w:jc w:val="both"/>
        <w:rPr>
          <w:rFonts w:ascii="Times New Roman" w:hAnsi="Times New Roman" w:cs="Times New Roman"/>
          <w:i w:val="0"/>
          <w:sz w:val="22"/>
        </w:rPr>
      </w:pPr>
      <w:r w:rsidRPr="00882A9A">
        <w:rPr>
          <w:rFonts w:ascii="Times New Roman" w:hAnsi="Times New Roman" w:cs="Times New Roman"/>
          <w:b/>
          <w:i w:val="0"/>
          <w:sz w:val="22"/>
        </w:rPr>
        <w:t>Figure 2.</w:t>
      </w:r>
      <w:r w:rsidRPr="00882A9A">
        <w:rPr>
          <w:rFonts w:ascii="Times New Roman" w:hAnsi="Times New Roman" w:cs="Times New Roman"/>
          <w:i w:val="0"/>
          <w:sz w:val="22"/>
        </w:rPr>
        <w:t xml:space="preserve"> Changes </w:t>
      </w:r>
      <w:r w:rsidR="0084150C">
        <w:rPr>
          <w:rFonts w:ascii="Times New Roman" w:hAnsi="Times New Roman" w:cs="Times New Roman"/>
          <w:i w:val="0"/>
          <w:sz w:val="22"/>
        </w:rPr>
        <w:t>in</w:t>
      </w:r>
      <w:r w:rsidR="0084150C" w:rsidRPr="00882A9A">
        <w:rPr>
          <w:rFonts w:ascii="Times New Roman" w:hAnsi="Times New Roman" w:cs="Times New Roman"/>
          <w:i w:val="0"/>
          <w:sz w:val="22"/>
        </w:rPr>
        <w:t xml:space="preserve"> </w:t>
      </w:r>
      <w:r w:rsidRPr="00882A9A">
        <w:rPr>
          <w:rFonts w:ascii="Times New Roman" w:hAnsi="Times New Roman" w:cs="Times New Roman"/>
          <w:i w:val="0"/>
          <w:sz w:val="22"/>
        </w:rPr>
        <w:t xml:space="preserve">the IWGI index. </w:t>
      </w:r>
      <w:r w:rsidRPr="00882A9A">
        <w:rPr>
          <w:rFonts w:ascii="Times New Roman" w:hAnsi="Times New Roman" w:cs="Times New Roman"/>
          <w:b/>
          <w:i w:val="0"/>
          <w:sz w:val="22"/>
        </w:rPr>
        <w:t>A,</w:t>
      </w:r>
      <w:r w:rsidRPr="00882A9A">
        <w:rPr>
          <w:rFonts w:ascii="Times New Roman" w:hAnsi="Times New Roman" w:cs="Times New Roman"/>
          <w:i w:val="0"/>
          <w:sz w:val="22"/>
        </w:rPr>
        <w:t xml:space="preserve"> Change points detection. With significant change points in 1978 and 1994, the IWGI </w:t>
      </w:r>
      <w:r w:rsidR="0084150C" w:rsidRPr="00882A9A">
        <w:rPr>
          <w:rFonts w:ascii="Times New Roman" w:hAnsi="Times New Roman" w:cs="Times New Roman"/>
          <w:i w:val="0"/>
          <w:sz w:val="22"/>
        </w:rPr>
        <w:t>ha</w:t>
      </w:r>
      <w:r w:rsidR="0084150C">
        <w:rPr>
          <w:rFonts w:ascii="Times New Roman" w:hAnsi="Times New Roman" w:cs="Times New Roman"/>
          <w:i w:val="0"/>
          <w:sz w:val="22"/>
        </w:rPr>
        <w:t>s</w:t>
      </w:r>
      <w:r w:rsidR="0084150C" w:rsidRPr="00882A9A">
        <w:rPr>
          <w:rFonts w:ascii="Times New Roman" w:hAnsi="Times New Roman" w:cs="Times New Roman"/>
          <w:i w:val="0"/>
          <w:sz w:val="22"/>
        </w:rPr>
        <w:t xml:space="preserve"> </w:t>
      </w:r>
      <w:r w:rsidRPr="00882A9A">
        <w:rPr>
          <w:rFonts w:ascii="Times New Roman" w:hAnsi="Times New Roman" w:cs="Times New Roman"/>
          <w:i w:val="0"/>
          <w:sz w:val="22"/>
        </w:rPr>
        <w:t xml:space="preserve">three different periods. </w:t>
      </w:r>
      <w:r w:rsidRPr="00882A9A">
        <w:rPr>
          <w:rFonts w:ascii="Times New Roman" w:hAnsi="Times New Roman" w:cs="Times New Roman"/>
          <w:b/>
          <w:i w:val="0"/>
          <w:sz w:val="22"/>
        </w:rPr>
        <w:t>B,</w:t>
      </w:r>
      <w:r w:rsidRPr="00882A9A">
        <w:rPr>
          <w:rFonts w:ascii="Times New Roman" w:hAnsi="Times New Roman" w:cs="Times New Roman"/>
          <w:i w:val="0"/>
          <w:sz w:val="22"/>
        </w:rPr>
        <w:t xml:space="preserve"> Contributions of each dimension to the changes of IWGI within </w:t>
      </w:r>
      <w:r w:rsidR="0084150C">
        <w:rPr>
          <w:rFonts w:ascii="Times New Roman" w:hAnsi="Times New Roman" w:cs="Times New Roman"/>
          <w:i w:val="0"/>
          <w:sz w:val="22"/>
        </w:rPr>
        <w:t xml:space="preserve">each of the </w:t>
      </w:r>
      <w:r w:rsidRPr="00882A9A">
        <w:rPr>
          <w:rFonts w:ascii="Times New Roman" w:hAnsi="Times New Roman" w:cs="Times New Roman"/>
          <w:i w:val="0"/>
          <w:sz w:val="22"/>
        </w:rPr>
        <w:t xml:space="preserve">three periods. Supply, purpose and allocation </w:t>
      </w:r>
      <w:r w:rsidR="00074649">
        <w:rPr>
          <w:rFonts w:ascii="Times New Roman" w:hAnsi="Times New Roman" w:cs="Times New Roman"/>
          <w:i w:val="0"/>
          <w:sz w:val="22"/>
        </w:rPr>
        <w:t>were respectively</w:t>
      </w:r>
      <w:r w:rsidRPr="00882A9A">
        <w:rPr>
          <w:rFonts w:ascii="Times New Roman" w:hAnsi="Times New Roman" w:cs="Times New Roman"/>
          <w:i w:val="0"/>
          <w:sz w:val="22"/>
        </w:rPr>
        <w:t xml:space="preserve"> the main positive contributor</w:t>
      </w:r>
      <w:r w:rsidR="00074649">
        <w:rPr>
          <w:rFonts w:ascii="Times New Roman" w:hAnsi="Times New Roman" w:cs="Times New Roman"/>
          <w:i w:val="0"/>
          <w:sz w:val="22"/>
        </w:rPr>
        <w:t>s</w:t>
      </w:r>
      <w:r w:rsidRPr="00882A9A">
        <w:rPr>
          <w:rFonts w:ascii="Times New Roman" w:hAnsi="Times New Roman" w:cs="Times New Roman"/>
          <w:i w:val="0"/>
          <w:sz w:val="22"/>
        </w:rPr>
        <w:t xml:space="preserve"> </w:t>
      </w:r>
      <w:r w:rsidR="00074649">
        <w:rPr>
          <w:rFonts w:ascii="Times New Roman" w:hAnsi="Times New Roman" w:cs="Times New Roman"/>
          <w:i w:val="0"/>
          <w:sz w:val="22"/>
        </w:rPr>
        <w:t>to</w:t>
      </w:r>
      <w:r w:rsidR="00074649" w:rsidRPr="00882A9A">
        <w:rPr>
          <w:rFonts w:ascii="Times New Roman" w:hAnsi="Times New Roman" w:cs="Times New Roman"/>
          <w:i w:val="0"/>
          <w:sz w:val="22"/>
        </w:rPr>
        <w:t xml:space="preserve"> </w:t>
      </w:r>
      <w:r w:rsidRPr="00882A9A">
        <w:rPr>
          <w:rFonts w:ascii="Times New Roman" w:hAnsi="Times New Roman" w:cs="Times New Roman"/>
          <w:i w:val="0"/>
          <w:sz w:val="22"/>
        </w:rPr>
        <w:t xml:space="preserve">P1, P2 and P3. </w:t>
      </w:r>
    </w:p>
    <w:p w14:paraId="0BCF606F" w14:textId="77777777" w:rsidR="00FB5D06" w:rsidRDefault="00FB5D06" w:rsidP="006C0E33">
      <w:pPr>
        <w:jc w:val="both"/>
        <w:rPr>
          <w:rFonts w:ascii="Times New Roman" w:hAnsi="Times New Roman" w:cs="Times New Roman"/>
          <w:sz w:val="21"/>
        </w:rPr>
      </w:pPr>
      <w:r>
        <w:rPr>
          <w:rFonts w:ascii="Times New Roman" w:hAnsi="Times New Roman" w:cs="Times New Roman"/>
          <w:i/>
          <w:sz w:val="21"/>
        </w:rPr>
        <w:br w:type="page"/>
      </w:r>
    </w:p>
    <w:p w14:paraId="2DB34742" w14:textId="77777777" w:rsidR="00882A9A" w:rsidRDefault="00882A9A" w:rsidP="006C0E33">
      <w:pPr>
        <w:pStyle w:val="2"/>
        <w:jc w:val="both"/>
        <w:rPr>
          <w:rFonts w:ascii="Times New Roman" w:hAnsi="Times New Roman" w:cs="Times New Roman"/>
          <w:lang w:eastAsia="zh-CN"/>
        </w:rPr>
      </w:pPr>
      <w:bookmarkStart w:id="205" w:name="fig:phases"/>
      <w:r>
        <w:rPr>
          <w:rFonts w:ascii="Times New Roman" w:hAnsi="Times New Roman" w:cs="Times New Roman" w:hint="eastAsia"/>
          <w:lang w:eastAsia="zh-CN"/>
        </w:rPr>
        <w:lastRenderedPageBreak/>
        <w:t>F</w:t>
      </w:r>
      <w:r>
        <w:rPr>
          <w:rFonts w:ascii="Times New Roman" w:hAnsi="Times New Roman" w:cs="Times New Roman"/>
          <w:lang w:eastAsia="zh-CN"/>
        </w:rPr>
        <w:t>igure 3</w:t>
      </w:r>
    </w:p>
    <w:p w14:paraId="51C18D03" w14:textId="77777777" w:rsidR="00882A9A" w:rsidRDefault="00882A9A" w:rsidP="006C0E33">
      <w:pPr>
        <w:pStyle w:val="CaptionedFigure"/>
        <w:jc w:val="both"/>
        <w:rPr>
          <w:rFonts w:ascii="Times New Roman" w:hAnsi="Times New Roman" w:cs="Times New Roman"/>
        </w:rPr>
      </w:pPr>
    </w:p>
    <w:p w14:paraId="094B845C" w14:textId="77777777" w:rsidR="00FB5D06" w:rsidRPr="00FB5D06" w:rsidRDefault="00FB5D06" w:rsidP="00FF4655">
      <w:pPr>
        <w:pStyle w:val="CaptionedFigure"/>
        <w:jc w:val="center"/>
        <w:rPr>
          <w:rFonts w:ascii="Times New Roman" w:hAnsi="Times New Roman" w:cs="Times New Roman"/>
        </w:rPr>
      </w:pPr>
      <w:r w:rsidRPr="00FB5D06">
        <w:rPr>
          <w:rFonts w:ascii="Times New Roman" w:hAnsi="Times New Roman" w:cs="Times New Roman"/>
          <w:noProof/>
          <w:lang w:eastAsia="zh-CN"/>
        </w:rPr>
        <w:drawing>
          <wp:inline distT="0" distB="0" distL="0" distR="0" wp14:anchorId="5A76C982" wp14:editId="1A1D5C3E">
            <wp:extent cx="3657600" cy="3657600"/>
            <wp:effectExtent l="0" t="0" r="0" b="0"/>
            <wp:docPr id="3" name="Picture" descr="Combination of contributions regards three dimensions in different periods (S: supply; P: purpose; A: allocation). The closer a point to an angle of the triangle, greater the proportion of the contribution of this dimension. The red indicator line in this ternary plot denotes 1:1 contributions between purpose (P) and allocation (A). When the points are bellow this line, the contribution ratio of allocation is lower than that of function, and vice versa."/>
            <wp:cNvGraphicFramePr/>
            <a:graphic xmlns:a="http://schemas.openxmlformats.org/drawingml/2006/main">
              <a:graphicData uri="http://schemas.openxmlformats.org/drawingml/2006/picture">
                <pic:pic xmlns:pic="http://schemas.openxmlformats.org/drawingml/2006/picture">
                  <pic:nvPicPr>
                    <pic:cNvPr id="0" name="Picture" descr="../../figures/main/phases.jpg"/>
                    <pic:cNvPicPr>
                      <a:picLocks noChangeAspect="1" noChangeArrowheads="1"/>
                    </pic:cNvPicPr>
                  </pic:nvPicPr>
                  <pic:blipFill>
                    <a:blip r:embed="rId18"/>
                    <a:stretch>
                      <a:fillRect/>
                    </a:stretch>
                  </pic:blipFill>
                  <pic:spPr bwMode="auto">
                    <a:xfrm>
                      <a:off x="0" y="0"/>
                      <a:ext cx="3657600" cy="3657600"/>
                    </a:xfrm>
                    <a:prstGeom prst="rect">
                      <a:avLst/>
                    </a:prstGeom>
                    <a:noFill/>
                    <a:ln w="9525">
                      <a:noFill/>
                      <a:headEnd/>
                      <a:tailEnd/>
                    </a:ln>
                  </pic:spPr>
                </pic:pic>
              </a:graphicData>
            </a:graphic>
          </wp:inline>
        </w:drawing>
      </w:r>
      <w:bookmarkEnd w:id="205"/>
    </w:p>
    <w:p w14:paraId="31216FDA" w14:textId="3C1660F6" w:rsidR="00FB5D06" w:rsidRPr="00882A9A" w:rsidRDefault="00FB5D06" w:rsidP="006C0E33">
      <w:pPr>
        <w:pStyle w:val="ImageCaption"/>
        <w:jc w:val="both"/>
        <w:rPr>
          <w:rFonts w:ascii="Times New Roman" w:hAnsi="Times New Roman" w:cs="Times New Roman"/>
          <w:i w:val="0"/>
          <w:sz w:val="22"/>
        </w:rPr>
      </w:pPr>
      <w:r w:rsidRPr="00882A9A">
        <w:rPr>
          <w:rFonts w:ascii="Times New Roman" w:hAnsi="Times New Roman" w:cs="Times New Roman"/>
          <w:b/>
          <w:i w:val="0"/>
          <w:sz w:val="22"/>
        </w:rPr>
        <w:t>Figure 3.</w:t>
      </w:r>
      <w:r w:rsidRPr="00882A9A">
        <w:rPr>
          <w:rFonts w:ascii="Times New Roman" w:hAnsi="Times New Roman" w:cs="Times New Roman"/>
          <w:i w:val="0"/>
          <w:sz w:val="22"/>
        </w:rPr>
        <w:t xml:space="preserve"> Combination of contributions </w:t>
      </w:r>
      <w:r w:rsidR="00074649">
        <w:rPr>
          <w:rFonts w:ascii="Times New Roman" w:hAnsi="Times New Roman" w:cs="Times New Roman"/>
          <w:i w:val="0"/>
          <w:sz w:val="22"/>
        </w:rPr>
        <w:t>across</w:t>
      </w:r>
      <w:r w:rsidR="00074649" w:rsidRPr="00882A9A">
        <w:rPr>
          <w:rFonts w:ascii="Times New Roman" w:hAnsi="Times New Roman" w:cs="Times New Roman"/>
          <w:i w:val="0"/>
          <w:sz w:val="22"/>
        </w:rPr>
        <w:t xml:space="preserve"> </w:t>
      </w:r>
      <w:r w:rsidRPr="00882A9A">
        <w:rPr>
          <w:rFonts w:ascii="Times New Roman" w:hAnsi="Times New Roman" w:cs="Times New Roman"/>
          <w:i w:val="0"/>
          <w:sz w:val="22"/>
        </w:rPr>
        <w:t xml:space="preserve">three dimensions in different periods (S: supply; P: purpose; A: allocation). The closer a point </w:t>
      </w:r>
      <w:r w:rsidR="00074649">
        <w:rPr>
          <w:rFonts w:ascii="Times New Roman" w:hAnsi="Times New Roman" w:cs="Times New Roman"/>
          <w:i w:val="0"/>
          <w:sz w:val="22"/>
        </w:rPr>
        <w:t xml:space="preserve">is </w:t>
      </w:r>
      <w:r w:rsidRPr="00882A9A">
        <w:rPr>
          <w:rFonts w:ascii="Times New Roman" w:hAnsi="Times New Roman" w:cs="Times New Roman"/>
          <w:i w:val="0"/>
          <w:sz w:val="22"/>
        </w:rPr>
        <w:t xml:space="preserve">to an angle of the </w:t>
      </w:r>
      <w:r w:rsidR="00074649">
        <w:rPr>
          <w:rFonts w:ascii="Times New Roman" w:hAnsi="Times New Roman" w:cs="Times New Roman"/>
          <w:i w:val="0"/>
          <w:sz w:val="22"/>
        </w:rPr>
        <w:t xml:space="preserve">outside </w:t>
      </w:r>
      <w:r w:rsidRPr="00882A9A">
        <w:rPr>
          <w:rFonts w:ascii="Times New Roman" w:hAnsi="Times New Roman" w:cs="Times New Roman"/>
          <w:i w:val="0"/>
          <w:sz w:val="22"/>
        </w:rPr>
        <w:t xml:space="preserve">triangle, </w:t>
      </w:r>
      <w:r w:rsidR="00074649">
        <w:rPr>
          <w:rFonts w:ascii="Times New Roman" w:hAnsi="Times New Roman" w:cs="Times New Roman"/>
          <w:i w:val="0"/>
          <w:sz w:val="22"/>
        </w:rPr>
        <w:t xml:space="preserve">the </w:t>
      </w:r>
      <w:r w:rsidRPr="00882A9A">
        <w:rPr>
          <w:rFonts w:ascii="Times New Roman" w:hAnsi="Times New Roman" w:cs="Times New Roman"/>
          <w:i w:val="0"/>
          <w:sz w:val="22"/>
        </w:rPr>
        <w:t xml:space="preserve">greater the proportion of the contribution of this dimension. The red indicator line in this </w:t>
      </w:r>
      <w:r w:rsidR="00882A9A" w:rsidRPr="00882A9A">
        <w:rPr>
          <w:rFonts w:ascii="Times New Roman" w:hAnsi="Times New Roman" w:cs="Times New Roman"/>
          <w:i w:val="0"/>
          <w:sz w:val="22"/>
        </w:rPr>
        <w:t>plot denotes</w:t>
      </w:r>
      <w:r w:rsidR="00074649">
        <w:rPr>
          <w:rFonts w:ascii="Times New Roman" w:hAnsi="Times New Roman" w:cs="Times New Roman"/>
          <w:i w:val="0"/>
          <w:sz w:val="22"/>
        </w:rPr>
        <w:t xml:space="preserve"> a</w:t>
      </w:r>
      <w:r w:rsidR="00882A9A" w:rsidRPr="00882A9A">
        <w:rPr>
          <w:rFonts w:ascii="Times New Roman" w:hAnsi="Times New Roman" w:cs="Times New Roman"/>
          <w:i w:val="0"/>
          <w:sz w:val="22"/>
        </w:rPr>
        <w:t xml:space="preserve"> 1:1 contribution</w:t>
      </w:r>
      <w:r w:rsidRPr="00882A9A">
        <w:rPr>
          <w:rFonts w:ascii="Times New Roman" w:hAnsi="Times New Roman" w:cs="Times New Roman"/>
          <w:i w:val="0"/>
          <w:sz w:val="22"/>
        </w:rPr>
        <w:t xml:space="preserve"> between purpose (P) and allocation (A). When the points are below this line, the contribution ratio of allocation is lower than that of function, and </w:t>
      </w:r>
      <w:r w:rsidRPr="00137A3C">
        <w:rPr>
          <w:rFonts w:ascii="Times New Roman" w:hAnsi="Times New Roman" w:cs="Times New Roman"/>
          <w:iCs/>
          <w:sz w:val="22"/>
        </w:rPr>
        <w:t>vice versa</w:t>
      </w:r>
      <w:r w:rsidRPr="00882A9A">
        <w:rPr>
          <w:rFonts w:ascii="Times New Roman" w:hAnsi="Times New Roman" w:cs="Times New Roman"/>
          <w:i w:val="0"/>
          <w:sz w:val="22"/>
        </w:rPr>
        <w:t>.</w:t>
      </w:r>
    </w:p>
    <w:p w14:paraId="6ACCBB09" w14:textId="77777777" w:rsidR="00FB5D06" w:rsidRDefault="00FB5D06" w:rsidP="006C0E33">
      <w:pPr>
        <w:pStyle w:val="ImageCaption"/>
        <w:jc w:val="both"/>
        <w:rPr>
          <w:rFonts w:ascii="Times New Roman" w:hAnsi="Times New Roman" w:cs="Times New Roman"/>
          <w:i w:val="0"/>
          <w:sz w:val="21"/>
        </w:rPr>
      </w:pPr>
    </w:p>
    <w:p w14:paraId="4B3034FD" w14:textId="77777777" w:rsidR="00FB5D06" w:rsidRPr="00FB5D06" w:rsidRDefault="00FB5D06" w:rsidP="006C0E33">
      <w:pPr>
        <w:pStyle w:val="ImageCaption"/>
        <w:jc w:val="both"/>
        <w:rPr>
          <w:rFonts w:ascii="Times New Roman" w:hAnsi="Times New Roman" w:cs="Times New Roman"/>
          <w:i w:val="0"/>
          <w:sz w:val="21"/>
        </w:rPr>
      </w:pPr>
    </w:p>
    <w:p w14:paraId="136DBD55" w14:textId="77777777" w:rsidR="00FB5D06" w:rsidRDefault="00FB5D06" w:rsidP="006C0E33">
      <w:pPr>
        <w:jc w:val="both"/>
        <w:rPr>
          <w:rFonts w:ascii="Times New Roman" w:hAnsi="Times New Roman" w:cs="Times New Roman"/>
          <w:sz w:val="21"/>
        </w:rPr>
      </w:pPr>
      <w:r>
        <w:rPr>
          <w:rFonts w:ascii="Times New Roman" w:hAnsi="Times New Roman" w:cs="Times New Roman"/>
          <w:sz w:val="21"/>
        </w:rPr>
        <w:br w:type="page"/>
      </w:r>
    </w:p>
    <w:p w14:paraId="74051D2C" w14:textId="77777777" w:rsidR="00882A9A" w:rsidRDefault="00882A9A" w:rsidP="006C0E33">
      <w:pPr>
        <w:pStyle w:val="2"/>
        <w:jc w:val="both"/>
        <w:rPr>
          <w:rFonts w:ascii="Times New Roman" w:hAnsi="Times New Roman" w:cs="Times New Roman"/>
          <w:lang w:eastAsia="zh-CN"/>
        </w:rPr>
      </w:pPr>
      <w:bookmarkStart w:id="206" w:name="fig:Causes"/>
      <w:r>
        <w:rPr>
          <w:rFonts w:ascii="Times New Roman" w:hAnsi="Times New Roman" w:cs="Times New Roman" w:hint="eastAsia"/>
          <w:lang w:eastAsia="zh-CN"/>
        </w:rPr>
        <w:lastRenderedPageBreak/>
        <w:t>F</w:t>
      </w:r>
      <w:r>
        <w:rPr>
          <w:rFonts w:ascii="Times New Roman" w:hAnsi="Times New Roman" w:cs="Times New Roman"/>
          <w:lang w:eastAsia="zh-CN"/>
        </w:rPr>
        <w:t>igure 4</w:t>
      </w:r>
    </w:p>
    <w:p w14:paraId="033D2324" w14:textId="77777777" w:rsidR="00882A9A" w:rsidRDefault="00882A9A" w:rsidP="006C0E33">
      <w:pPr>
        <w:pStyle w:val="CaptionedFigure"/>
        <w:jc w:val="both"/>
        <w:rPr>
          <w:rFonts w:ascii="Times New Roman" w:hAnsi="Times New Roman" w:cs="Times New Roman"/>
        </w:rPr>
      </w:pPr>
    </w:p>
    <w:p w14:paraId="5B79BCD2" w14:textId="77777777" w:rsidR="00FB5D06" w:rsidRPr="00FB5D06" w:rsidRDefault="00FB5D06" w:rsidP="00FF4655">
      <w:pPr>
        <w:pStyle w:val="CaptionedFigure"/>
        <w:jc w:val="center"/>
        <w:rPr>
          <w:rFonts w:ascii="Times New Roman" w:hAnsi="Times New Roman" w:cs="Times New Roman"/>
        </w:rPr>
      </w:pPr>
      <w:r w:rsidRPr="00FB5D06">
        <w:rPr>
          <w:rFonts w:ascii="Times New Roman" w:hAnsi="Times New Roman" w:cs="Times New Roman"/>
          <w:noProof/>
          <w:lang w:eastAsia="zh-CN"/>
        </w:rPr>
        <w:drawing>
          <wp:inline distT="0" distB="0" distL="0" distR="0" wp14:anchorId="73686C18" wp14:editId="0807D00E">
            <wp:extent cx="4467225" cy="4467225"/>
            <wp:effectExtent l="0" t="0" r="0" b="0"/>
            <wp:docPr id="4" name="Picture" descr=" Causes of water governance regime shifts: environment changes, economic growths and efficiency changes, social transformation and water governance policies. A. Changes of total irrigated area, and water consumptions in per unit of area (SI Appendix Methods S2). B. Changes of gross values added (GVA) of industry and services, and their water use intensity for unit production (WUI) respectively (SI Appendix Methods S2). C. Completed time of each new reservoir and their located regions’ water use percentages in basin’s total water use (WU), at that time. Red ones denote hub reservoirs in the basin, which plays a role in basinal integrated water management. Size of the points indicates their magnitude of water storage capacities. Some important or special reservoirs’ name denoted: (1) Xiaolangdi reservoir and Sanmen Reservoir were constructed mainly responsible for managing sediments of the Yellow River. (2) Liujia Gorge, Longyang Gorge, were constructed mainly responsible for managing water flood discharge and water supply. These marked reservoirs, therefore are more significant for the entire basin, rather than regional development. D. Social transformations and national levels’ policies related to water governance (see SI Appendix Methods S1 and Table S2). Four transformations are “ethos of conquer nature (since 1958)”, “reform and opening-up (since 1978)”, “the 87 Water Diversion Scheme (since 1987)”, “environmental regulation (since 2003)” in order (see SI Appendix Methods S1). "/>
            <wp:cNvGraphicFramePr/>
            <a:graphic xmlns:a="http://schemas.openxmlformats.org/drawingml/2006/main">
              <a:graphicData uri="http://schemas.openxmlformats.org/drawingml/2006/picture">
                <pic:pic xmlns:pic="http://schemas.openxmlformats.org/drawingml/2006/picture">
                  <pic:nvPicPr>
                    <pic:cNvPr id="0" name="Picture" descr="../../figures/main/causes.jpg"/>
                    <pic:cNvPicPr>
                      <a:picLocks noChangeAspect="1" noChangeArrowheads="1"/>
                    </pic:cNvPicPr>
                  </pic:nvPicPr>
                  <pic:blipFill>
                    <a:blip r:embed="rId19"/>
                    <a:stretch>
                      <a:fillRect/>
                    </a:stretch>
                  </pic:blipFill>
                  <pic:spPr bwMode="auto">
                    <a:xfrm>
                      <a:off x="0" y="0"/>
                      <a:ext cx="4467225" cy="4467225"/>
                    </a:xfrm>
                    <a:prstGeom prst="rect">
                      <a:avLst/>
                    </a:prstGeom>
                    <a:noFill/>
                    <a:ln w="9525">
                      <a:noFill/>
                      <a:headEnd/>
                      <a:tailEnd/>
                    </a:ln>
                  </pic:spPr>
                </pic:pic>
              </a:graphicData>
            </a:graphic>
          </wp:inline>
        </w:drawing>
      </w:r>
      <w:bookmarkEnd w:id="206"/>
    </w:p>
    <w:p w14:paraId="684DAC97" w14:textId="4E606D43" w:rsidR="00FB5D06" w:rsidRPr="00882A9A" w:rsidRDefault="00FB5D06" w:rsidP="006C0E33">
      <w:pPr>
        <w:pStyle w:val="ImageCaption"/>
        <w:jc w:val="both"/>
        <w:rPr>
          <w:rFonts w:ascii="Times New Roman" w:hAnsi="Times New Roman" w:cs="Times New Roman"/>
          <w:i w:val="0"/>
          <w:sz w:val="22"/>
        </w:rPr>
      </w:pPr>
      <w:commentRangeStart w:id="207"/>
      <w:r w:rsidRPr="00882A9A">
        <w:rPr>
          <w:rFonts w:ascii="Times New Roman" w:hAnsi="Times New Roman" w:cs="Times New Roman"/>
          <w:b/>
          <w:i w:val="0"/>
          <w:sz w:val="22"/>
        </w:rPr>
        <w:t>Figure 4</w:t>
      </w:r>
      <w:commentRangeEnd w:id="207"/>
      <w:r w:rsidR="00234962">
        <w:rPr>
          <w:rStyle w:val="af4"/>
          <w:i w:val="0"/>
        </w:rPr>
        <w:commentReference w:id="207"/>
      </w:r>
      <w:r w:rsidRPr="00882A9A">
        <w:rPr>
          <w:rFonts w:ascii="Times New Roman" w:hAnsi="Times New Roman" w:cs="Times New Roman"/>
          <w:b/>
          <w:i w:val="0"/>
          <w:sz w:val="22"/>
        </w:rPr>
        <w:t>.</w:t>
      </w:r>
      <w:r w:rsidRPr="00882A9A">
        <w:rPr>
          <w:rFonts w:ascii="Times New Roman" w:hAnsi="Times New Roman" w:cs="Times New Roman"/>
          <w:i w:val="0"/>
          <w:sz w:val="22"/>
        </w:rPr>
        <w:t xml:space="preserve"> Causes of water governance regime shifts</w:t>
      </w:r>
      <w:r w:rsidR="00367E9B">
        <w:rPr>
          <w:rFonts w:ascii="Times New Roman" w:hAnsi="Times New Roman" w:cs="Times New Roman"/>
          <w:i w:val="0"/>
          <w:sz w:val="22"/>
        </w:rPr>
        <w:t xml:space="preserve"> in the Yellow River Basin</w:t>
      </w:r>
      <w:r w:rsidRPr="00882A9A">
        <w:rPr>
          <w:rFonts w:ascii="Times New Roman" w:hAnsi="Times New Roman" w:cs="Times New Roman"/>
          <w:i w:val="0"/>
          <w:sz w:val="22"/>
        </w:rPr>
        <w:t>: environment</w:t>
      </w:r>
      <w:r w:rsidR="00320A30">
        <w:rPr>
          <w:rFonts w:ascii="Times New Roman" w:hAnsi="Times New Roman" w:cs="Times New Roman"/>
          <w:i w:val="0"/>
          <w:sz w:val="22"/>
        </w:rPr>
        <w:t>al</w:t>
      </w:r>
      <w:r w:rsidRPr="00882A9A">
        <w:rPr>
          <w:rFonts w:ascii="Times New Roman" w:hAnsi="Times New Roman" w:cs="Times New Roman"/>
          <w:i w:val="0"/>
          <w:sz w:val="22"/>
        </w:rPr>
        <w:t xml:space="preserve"> change, economic growth and efficiency changes, social transformation</w:t>
      </w:r>
      <w:r w:rsidR="00367E9B">
        <w:rPr>
          <w:rFonts w:ascii="Times New Roman" w:hAnsi="Times New Roman" w:cs="Times New Roman"/>
          <w:i w:val="0"/>
          <w:sz w:val="22"/>
        </w:rPr>
        <w:t>,</w:t>
      </w:r>
      <w:r w:rsidRPr="00882A9A">
        <w:rPr>
          <w:rFonts w:ascii="Times New Roman" w:hAnsi="Times New Roman" w:cs="Times New Roman"/>
          <w:i w:val="0"/>
          <w:sz w:val="22"/>
        </w:rPr>
        <w:t xml:space="preserve"> and water governance policies. </w:t>
      </w:r>
      <w:r w:rsidRPr="00882A9A">
        <w:rPr>
          <w:rFonts w:ascii="Times New Roman" w:hAnsi="Times New Roman" w:cs="Times New Roman"/>
          <w:b/>
          <w:i w:val="0"/>
          <w:sz w:val="22"/>
        </w:rPr>
        <w:t>A.</w:t>
      </w:r>
      <w:r w:rsidRPr="00882A9A">
        <w:rPr>
          <w:rFonts w:ascii="Times New Roman" w:hAnsi="Times New Roman" w:cs="Times New Roman"/>
          <w:i w:val="0"/>
          <w:sz w:val="22"/>
        </w:rPr>
        <w:t xml:space="preserve"> Changes </w:t>
      </w:r>
      <w:r w:rsidR="00367E9B">
        <w:rPr>
          <w:rFonts w:ascii="Times New Roman" w:hAnsi="Times New Roman" w:cs="Times New Roman"/>
          <w:i w:val="0"/>
          <w:sz w:val="22"/>
        </w:rPr>
        <w:t>in</w:t>
      </w:r>
      <w:r w:rsidR="00367E9B" w:rsidRPr="00882A9A">
        <w:rPr>
          <w:rFonts w:ascii="Times New Roman" w:hAnsi="Times New Roman" w:cs="Times New Roman"/>
          <w:i w:val="0"/>
          <w:sz w:val="22"/>
        </w:rPr>
        <w:t xml:space="preserve"> </w:t>
      </w:r>
      <w:r w:rsidRPr="00882A9A">
        <w:rPr>
          <w:rFonts w:ascii="Times New Roman" w:hAnsi="Times New Roman" w:cs="Times New Roman"/>
          <w:i w:val="0"/>
          <w:sz w:val="22"/>
        </w:rPr>
        <w:t>total irrigated area</w:t>
      </w:r>
      <w:r w:rsidR="000663D2">
        <w:rPr>
          <w:rFonts w:ascii="Times New Roman" w:hAnsi="Times New Roman" w:cs="Times New Roman"/>
          <w:i w:val="0"/>
          <w:sz w:val="22"/>
        </w:rPr>
        <w:t xml:space="preserve"> (orange line)</w:t>
      </w:r>
      <w:r w:rsidR="00367E9B">
        <w:rPr>
          <w:rFonts w:ascii="Times New Roman" w:hAnsi="Times New Roman" w:cs="Times New Roman"/>
          <w:i w:val="0"/>
          <w:sz w:val="22"/>
        </w:rPr>
        <w:t>,</w:t>
      </w:r>
      <w:r w:rsidRPr="00882A9A">
        <w:rPr>
          <w:rFonts w:ascii="Times New Roman" w:hAnsi="Times New Roman" w:cs="Times New Roman"/>
          <w:i w:val="0"/>
          <w:sz w:val="22"/>
        </w:rPr>
        <w:t xml:space="preserve"> and </w:t>
      </w:r>
      <w:commentRangeStart w:id="208"/>
      <w:r w:rsidRPr="00882A9A">
        <w:rPr>
          <w:rFonts w:ascii="Times New Roman" w:hAnsi="Times New Roman" w:cs="Times New Roman"/>
          <w:i w:val="0"/>
          <w:sz w:val="22"/>
        </w:rPr>
        <w:t xml:space="preserve">water consumption per unit of area </w:t>
      </w:r>
      <w:commentRangeEnd w:id="208"/>
      <w:r w:rsidR="00040BE0">
        <w:rPr>
          <w:rStyle w:val="af4"/>
          <w:i w:val="0"/>
        </w:rPr>
        <w:commentReference w:id="208"/>
      </w:r>
      <w:r w:rsidRPr="00882A9A">
        <w:rPr>
          <w:rFonts w:ascii="Times New Roman" w:hAnsi="Times New Roman" w:cs="Times New Roman"/>
          <w:i w:val="0"/>
          <w:sz w:val="22"/>
        </w:rPr>
        <w:t xml:space="preserve">(SI Appendix Methods S2). </w:t>
      </w:r>
      <w:r w:rsidRPr="00882A9A">
        <w:rPr>
          <w:rFonts w:ascii="Times New Roman" w:hAnsi="Times New Roman" w:cs="Times New Roman"/>
          <w:b/>
          <w:i w:val="0"/>
          <w:sz w:val="22"/>
        </w:rPr>
        <w:t>B.</w:t>
      </w:r>
      <w:r w:rsidRPr="00882A9A">
        <w:rPr>
          <w:rFonts w:ascii="Times New Roman" w:hAnsi="Times New Roman" w:cs="Times New Roman"/>
          <w:i w:val="0"/>
          <w:sz w:val="22"/>
        </w:rPr>
        <w:t xml:space="preserve"> Changes </w:t>
      </w:r>
      <w:r w:rsidR="00367E9B">
        <w:rPr>
          <w:rFonts w:ascii="Times New Roman" w:hAnsi="Times New Roman" w:cs="Times New Roman"/>
          <w:i w:val="0"/>
          <w:sz w:val="22"/>
        </w:rPr>
        <w:t>in</w:t>
      </w:r>
      <w:r w:rsidR="00367E9B" w:rsidRPr="00882A9A">
        <w:rPr>
          <w:rFonts w:ascii="Times New Roman" w:hAnsi="Times New Roman" w:cs="Times New Roman"/>
          <w:i w:val="0"/>
          <w:sz w:val="22"/>
        </w:rPr>
        <w:t xml:space="preserve"> </w:t>
      </w:r>
      <w:r w:rsidRPr="00882A9A">
        <w:rPr>
          <w:rFonts w:ascii="Times New Roman" w:hAnsi="Times New Roman" w:cs="Times New Roman"/>
          <w:i w:val="0"/>
          <w:sz w:val="22"/>
        </w:rPr>
        <w:t>gross values added (GVA) of industry and services</w:t>
      </w:r>
      <w:r w:rsidR="000663D2">
        <w:rPr>
          <w:rFonts w:ascii="Times New Roman" w:hAnsi="Times New Roman" w:cs="Times New Roman"/>
          <w:i w:val="0"/>
          <w:sz w:val="22"/>
        </w:rPr>
        <w:t xml:space="preserve"> (blue line)</w:t>
      </w:r>
      <w:r w:rsidRPr="00882A9A">
        <w:rPr>
          <w:rFonts w:ascii="Times New Roman" w:hAnsi="Times New Roman" w:cs="Times New Roman"/>
          <w:i w:val="0"/>
          <w:sz w:val="22"/>
        </w:rPr>
        <w:t>, and their water use intensity for unit production (WUI</w:t>
      </w:r>
      <w:r w:rsidR="000663D2">
        <w:rPr>
          <w:rFonts w:ascii="Times New Roman" w:hAnsi="Times New Roman" w:cs="Times New Roman"/>
          <w:i w:val="0"/>
          <w:sz w:val="22"/>
        </w:rPr>
        <w:t>, red dotted line</w:t>
      </w:r>
      <w:r w:rsidRPr="00882A9A">
        <w:rPr>
          <w:rFonts w:ascii="Times New Roman" w:hAnsi="Times New Roman" w:cs="Times New Roman"/>
          <w:i w:val="0"/>
          <w:sz w:val="22"/>
        </w:rPr>
        <w:t xml:space="preserve">) respectively (SI Appendix Methods S2). </w:t>
      </w:r>
      <w:commentRangeStart w:id="209"/>
      <w:r w:rsidRPr="00882A9A">
        <w:rPr>
          <w:rFonts w:ascii="Times New Roman" w:hAnsi="Times New Roman" w:cs="Times New Roman"/>
          <w:b/>
          <w:i w:val="0"/>
          <w:sz w:val="22"/>
        </w:rPr>
        <w:t>C.</w:t>
      </w:r>
      <w:commentRangeEnd w:id="209"/>
      <w:r w:rsidR="00040BE0">
        <w:rPr>
          <w:rStyle w:val="af4"/>
          <w:i w:val="0"/>
        </w:rPr>
        <w:commentReference w:id="209"/>
      </w:r>
      <w:r w:rsidRPr="00882A9A">
        <w:rPr>
          <w:rFonts w:ascii="Times New Roman" w:hAnsi="Times New Roman" w:cs="Times New Roman"/>
          <w:i w:val="0"/>
          <w:sz w:val="22"/>
        </w:rPr>
        <w:t xml:space="preserve"> Completed time of each new reservoir and their </w:t>
      </w:r>
      <w:r w:rsidR="00367E9B">
        <w:rPr>
          <w:rFonts w:ascii="Times New Roman" w:hAnsi="Times New Roman" w:cs="Times New Roman"/>
          <w:i w:val="0"/>
          <w:sz w:val="22"/>
        </w:rPr>
        <w:t>surrounding</w:t>
      </w:r>
      <w:r w:rsidR="00367E9B" w:rsidRPr="00882A9A">
        <w:rPr>
          <w:rFonts w:ascii="Times New Roman" w:hAnsi="Times New Roman" w:cs="Times New Roman"/>
          <w:i w:val="0"/>
          <w:sz w:val="22"/>
        </w:rPr>
        <w:t xml:space="preserve"> </w:t>
      </w:r>
      <w:r w:rsidRPr="00882A9A">
        <w:rPr>
          <w:rFonts w:ascii="Times New Roman" w:hAnsi="Times New Roman" w:cs="Times New Roman"/>
          <w:i w:val="0"/>
          <w:sz w:val="22"/>
        </w:rPr>
        <w:t>region’</w:t>
      </w:r>
      <w:r w:rsidR="00367E9B">
        <w:rPr>
          <w:rFonts w:ascii="Times New Roman" w:hAnsi="Times New Roman" w:cs="Times New Roman"/>
          <w:i w:val="0"/>
          <w:sz w:val="22"/>
        </w:rPr>
        <w:t>s</w:t>
      </w:r>
      <w:r w:rsidRPr="00882A9A">
        <w:rPr>
          <w:rFonts w:ascii="Times New Roman" w:hAnsi="Times New Roman" w:cs="Times New Roman"/>
          <w:i w:val="0"/>
          <w:sz w:val="22"/>
        </w:rPr>
        <w:t xml:space="preserve"> water use percentages </w:t>
      </w:r>
      <w:r w:rsidR="00367E9B">
        <w:rPr>
          <w:rFonts w:ascii="Times New Roman" w:hAnsi="Times New Roman" w:cs="Times New Roman"/>
          <w:i w:val="0"/>
          <w:sz w:val="22"/>
        </w:rPr>
        <w:t>as a proportion of the</w:t>
      </w:r>
      <w:r w:rsidR="00367E9B" w:rsidRPr="00882A9A">
        <w:rPr>
          <w:rFonts w:ascii="Times New Roman" w:hAnsi="Times New Roman" w:cs="Times New Roman"/>
          <w:i w:val="0"/>
          <w:sz w:val="22"/>
        </w:rPr>
        <w:t xml:space="preserve"> </w:t>
      </w:r>
      <w:r w:rsidRPr="00882A9A">
        <w:rPr>
          <w:rFonts w:ascii="Times New Roman" w:hAnsi="Times New Roman" w:cs="Times New Roman"/>
          <w:i w:val="0"/>
          <w:sz w:val="22"/>
        </w:rPr>
        <w:t xml:space="preserve">basin’s total water use (WU) at that time. Red </w:t>
      </w:r>
      <w:r w:rsidR="00367E9B">
        <w:rPr>
          <w:rFonts w:ascii="Times New Roman" w:hAnsi="Times New Roman" w:cs="Times New Roman"/>
          <w:i w:val="0"/>
          <w:sz w:val="22"/>
        </w:rPr>
        <w:t>circles</w:t>
      </w:r>
      <w:r w:rsidR="00367E9B" w:rsidRPr="00882A9A">
        <w:rPr>
          <w:rFonts w:ascii="Times New Roman" w:hAnsi="Times New Roman" w:cs="Times New Roman"/>
          <w:i w:val="0"/>
          <w:sz w:val="22"/>
        </w:rPr>
        <w:t xml:space="preserve"> </w:t>
      </w:r>
      <w:r w:rsidRPr="00882A9A">
        <w:rPr>
          <w:rFonts w:ascii="Times New Roman" w:hAnsi="Times New Roman" w:cs="Times New Roman"/>
          <w:i w:val="0"/>
          <w:sz w:val="22"/>
        </w:rPr>
        <w:t xml:space="preserve">denote hub reservoirs in the basin, which play a role in integrated </w:t>
      </w:r>
      <w:r w:rsidR="00367E9B">
        <w:rPr>
          <w:rFonts w:ascii="Times New Roman" w:hAnsi="Times New Roman" w:cs="Times New Roman"/>
          <w:i w:val="0"/>
          <w:sz w:val="22"/>
        </w:rPr>
        <w:t xml:space="preserve">basin </w:t>
      </w:r>
      <w:r w:rsidRPr="00882A9A">
        <w:rPr>
          <w:rFonts w:ascii="Times New Roman" w:hAnsi="Times New Roman" w:cs="Times New Roman"/>
          <w:i w:val="0"/>
          <w:sz w:val="22"/>
        </w:rPr>
        <w:t xml:space="preserve">water management. </w:t>
      </w:r>
      <w:r w:rsidR="00367E9B">
        <w:rPr>
          <w:rFonts w:ascii="Times New Roman" w:hAnsi="Times New Roman" w:cs="Times New Roman"/>
          <w:i w:val="0"/>
          <w:sz w:val="22"/>
        </w:rPr>
        <w:t>The s</w:t>
      </w:r>
      <w:r w:rsidRPr="00882A9A">
        <w:rPr>
          <w:rFonts w:ascii="Times New Roman" w:hAnsi="Times New Roman" w:cs="Times New Roman"/>
          <w:i w:val="0"/>
          <w:sz w:val="22"/>
        </w:rPr>
        <w:t xml:space="preserve">ize of </w:t>
      </w:r>
      <w:r w:rsidR="00367E9B">
        <w:rPr>
          <w:rFonts w:ascii="Times New Roman" w:hAnsi="Times New Roman" w:cs="Times New Roman"/>
          <w:i w:val="0"/>
          <w:sz w:val="22"/>
        </w:rPr>
        <w:t>each circle</w:t>
      </w:r>
      <w:r w:rsidR="00367E9B" w:rsidRPr="00882A9A">
        <w:rPr>
          <w:rFonts w:ascii="Times New Roman" w:hAnsi="Times New Roman" w:cs="Times New Roman"/>
          <w:i w:val="0"/>
          <w:sz w:val="22"/>
        </w:rPr>
        <w:t xml:space="preserve"> </w:t>
      </w:r>
      <w:r w:rsidRPr="00882A9A">
        <w:rPr>
          <w:rFonts w:ascii="Times New Roman" w:hAnsi="Times New Roman" w:cs="Times New Roman"/>
          <w:i w:val="0"/>
          <w:sz w:val="22"/>
        </w:rPr>
        <w:t xml:space="preserve">indicates the magnitude of </w:t>
      </w:r>
      <w:r w:rsidR="00367E9B">
        <w:rPr>
          <w:rFonts w:ascii="Times New Roman" w:hAnsi="Times New Roman" w:cs="Times New Roman"/>
          <w:i w:val="0"/>
          <w:sz w:val="22"/>
        </w:rPr>
        <w:t xml:space="preserve">its </w:t>
      </w:r>
      <w:r w:rsidRPr="00882A9A">
        <w:rPr>
          <w:rFonts w:ascii="Times New Roman" w:hAnsi="Times New Roman" w:cs="Times New Roman"/>
          <w:i w:val="0"/>
          <w:sz w:val="22"/>
        </w:rPr>
        <w:t>water storage capacit</w:t>
      </w:r>
      <w:r w:rsidR="00367E9B">
        <w:rPr>
          <w:rFonts w:ascii="Times New Roman" w:hAnsi="Times New Roman" w:cs="Times New Roman"/>
          <w:i w:val="0"/>
          <w:sz w:val="22"/>
        </w:rPr>
        <w:t>y</w:t>
      </w:r>
      <w:r w:rsidRPr="00882A9A">
        <w:rPr>
          <w:rFonts w:ascii="Times New Roman" w:hAnsi="Times New Roman" w:cs="Times New Roman"/>
          <w:i w:val="0"/>
          <w:sz w:val="22"/>
        </w:rPr>
        <w:t xml:space="preserve">. Some important reservoirs </w:t>
      </w:r>
      <w:r w:rsidR="00367E9B">
        <w:rPr>
          <w:rFonts w:ascii="Times New Roman" w:hAnsi="Times New Roman" w:cs="Times New Roman"/>
          <w:i w:val="0"/>
          <w:sz w:val="22"/>
        </w:rPr>
        <w:t>include</w:t>
      </w:r>
      <w:r w:rsidRPr="00882A9A">
        <w:rPr>
          <w:rFonts w:ascii="Times New Roman" w:hAnsi="Times New Roman" w:cs="Times New Roman"/>
          <w:i w:val="0"/>
          <w:sz w:val="22"/>
        </w:rPr>
        <w:t xml:space="preserve"> (1) </w:t>
      </w:r>
      <w:proofErr w:type="spellStart"/>
      <w:r w:rsidRPr="00882A9A">
        <w:rPr>
          <w:rFonts w:ascii="Times New Roman" w:hAnsi="Times New Roman" w:cs="Times New Roman"/>
          <w:i w:val="0"/>
          <w:sz w:val="22"/>
        </w:rPr>
        <w:t>Xiaolangdi</w:t>
      </w:r>
      <w:proofErr w:type="spellEnd"/>
      <w:r w:rsidRPr="00882A9A">
        <w:rPr>
          <w:rFonts w:ascii="Times New Roman" w:hAnsi="Times New Roman" w:cs="Times New Roman"/>
          <w:i w:val="0"/>
          <w:sz w:val="22"/>
        </w:rPr>
        <w:t xml:space="preserve"> reservoir and </w:t>
      </w:r>
      <w:proofErr w:type="spellStart"/>
      <w:r w:rsidRPr="00882A9A">
        <w:rPr>
          <w:rFonts w:ascii="Times New Roman" w:hAnsi="Times New Roman" w:cs="Times New Roman"/>
          <w:i w:val="0"/>
          <w:sz w:val="22"/>
        </w:rPr>
        <w:t>Sanmen</w:t>
      </w:r>
      <w:proofErr w:type="spellEnd"/>
      <w:r w:rsidRPr="00882A9A">
        <w:rPr>
          <w:rFonts w:ascii="Times New Roman" w:hAnsi="Times New Roman" w:cs="Times New Roman"/>
          <w:i w:val="0"/>
          <w:sz w:val="22"/>
        </w:rPr>
        <w:t xml:space="preserve"> Reservoir</w:t>
      </w:r>
      <w:r w:rsidR="00367E9B">
        <w:rPr>
          <w:rFonts w:ascii="Times New Roman" w:hAnsi="Times New Roman" w:cs="Times New Roman"/>
          <w:i w:val="0"/>
          <w:sz w:val="22"/>
        </w:rPr>
        <w:t>, which</w:t>
      </w:r>
      <w:r w:rsidRPr="00882A9A">
        <w:rPr>
          <w:rFonts w:ascii="Times New Roman" w:hAnsi="Times New Roman" w:cs="Times New Roman"/>
          <w:i w:val="0"/>
          <w:sz w:val="22"/>
        </w:rPr>
        <w:t xml:space="preserve"> were constructed mainly for managing sediments</w:t>
      </w:r>
      <w:r w:rsidR="00367E9B">
        <w:rPr>
          <w:rFonts w:ascii="Times New Roman" w:hAnsi="Times New Roman" w:cs="Times New Roman"/>
          <w:i w:val="0"/>
          <w:sz w:val="22"/>
        </w:rPr>
        <w:t>;</w:t>
      </w:r>
      <w:r w:rsidRPr="00882A9A">
        <w:rPr>
          <w:rFonts w:ascii="Times New Roman" w:hAnsi="Times New Roman" w:cs="Times New Roman"/>
          <w:i w:val="0"/>
          <w:sz w:val="22"/>
        </w:rPr>
        <w:t xml:space="preserve"> </w:t>
      </w:r>
      <w:r w:rsidR="00367E9B">
        <w:rPr>
          <w:rFonts w:ascii="Times New Roman" w:hAnsi="Times New Roman" w:cs="Times New Roman"/>
          <w:i w:val="0"/>
          <w:sz w:val="22"/>
        </w:rPr>
        <w:t xml:space="preserve">and </w:t>
      </w:r>
      <w:r w:rsidRPr="00882A9A">
        <w:rPr>
          <w:rFonts w:ascii="Times New Roman" w:hAnsi="Times New Roman" w:cs="Times New Roman"/>
          <w:i w:val="0"/>
          <w:sz w:val="22"/>
        </w:rPr>
        <w:t xml:space="preserve">(2) </w:t>
      </w:r>
      <w:r w:rsidR="00367E9B">
        <w:rPr>
          <w:rFonts w:ascii="Times New Roman" w:hAnsi="Times New Roman" w:cs="Times New Roman"/>
          <w:i w:val="0"/>
          <w:sz w:val="22"/>
        </w:rPr>
        <w:t xml:space="preserve">Impoundments at </w:t>
      </w:r>
      <w:proofErr w:type="spellStart"/>
      <w:r w:rsidRPr="00882A9A">
        <w:rPr>
          <w:rFonts w:ascii="Times New Roman" w:hAnsi="Times New Roman" w:cs="Times New Roman"/>
          <w:i w:val="0"/>
          <w:sz w:val="22"/>
        </w:rPr>
        <w:t>Liujia</w:t>
      </w:r>
      <w:proofErr w:type="spellEnd"/>
      <w:r w:rsidRPr="00882A9A">
        <w:rPr>
          <w:rFonts w:ascii="Times New Roman" w:hAnsi="Times New Roman" w:cs="Times New Roman"/>
          <w:i w:val="0"/>
          <w:sz w:val="22"/>
        </w:rPr>
        <w:t xml:space="preserve"> Gorge</w:t>
      </w:r>
      <w:r w:rsidR="00367E9B">
        <w:rPr>
          <w:rFonts w:ascii="Times New Roman" w:hAnsi="Times New Roman" w:cs="Times New Roman"/>
          <w:i w:val="0"/>
          <w:sz w:val="22"/>
        </w:rPr>
        <w:t xml:space="preserve"> and</w:t>
      </w:r>
      <w:r w:rsidRPr="00882A9A">
        <w:rPr>
          <w:rFonts w:ascii="Times New Roman" w:hAnsi="Times New Roman" w:cs="Times New Roman"/>
          <w:i w:val="0"/>
          <w:sz w:val="22"/>
        </w:rPr>
        <w:t xml:space="preserve"> </w:t>
      </w:r>
      <w:proofErr w:type="spellStart"/>
      <w:r w:rsidRPr="00882A9A">
        <w:rPr>
          <w:rFonts w:ascii="Times New Roman" w:hAnsi="Times New Roman" w:cs="Times New Roman"/>
          <w:i w:val="0"/>
          <w:sz w:val="22"/>
        </w:rPr>
        <w:t>Longyang</w:t>
      </w:r>
      <w:proofErr w:type="spellEnd"/>
      <w:r w:rsidRPr="00882A9A">
        <w:rPr>
          <w:rFonts w:ascii="Times New Roman" w:hAnsi="Times New Roman" w:cs="Times New Roman"/>
          <w:i w:val="0"/>
          <w:sz w:val="22"/>
        </w:rPr>
        <w:t xml:space="preserve"> Gorge</w:t>
      </w:r>
      <w:r w:rsidR="00367E9B">
        <w:rPr>
          <w:rFonts w:ascii="Times New Roman" w:hAnsi="Times New Roman" w:cs="Times New Roman"/>
          <w:i w:val="0"/>
          <w:sz w:val="22"/>
        </w:rPr>
        <w:t>, which</w:t>
      </w:r>
      <w:r w:rsidRPr="00882A9A">
        <w:rPr>
          <w:rFonts w:ascii="Times New Roman" w:hAnsi="Times New Roman" w:cs="Times New Roman"/>
          <w:i w:val="0"/>
          <w:sz w:val="22"/>
        </w:rPr>
        <w:t xml:space="preserve"> were constructed </w:t>
      </w:r>
      <w:r w:rsidR="00367E9B">
        <w:rPr>
          <w:rFonts w:ascii="Times New Roman" w:hAnsi="Times New Roman" w:cs="Times New Roman"/>
          <w:i w:val="0"/>
          <w:sz w:val="22"/>
        </w:rPr>
        <w:t xml:space="preserve">mainly </w:t>
      </w:r>
      <w:r w:rsidRPr="00882A9A">
        <w:rPr>
          <w:rFonts w:ascii="Times New Roman" w:hAnsi="Times New Roman" w:cs="Times New Roman"/>
          <w:i w:val="0"/>
          <w:sz w:val="22"/>
        </w:rPr>
        <w:t xml:space="preserve">for managing </w:t>
      </w:r>
      <w:r w:rsidR="00367E9B" w:rsidRPr="00882A9A">
        <w:rPr>
          <w:rFonts w:ascii="Times New Roman" w:hAnsi="Times New Roman" w:cs="Times New Roman"/>
          <w:i w:val="0"/>
          <w:sz w:val="22"/>
        </w:rPr>
        <w:t xml:space="preserve">flood </w:t>
      </w:r>
      <w:r w:rsidRPr="00882A9A">
        <w:rPr>
          <w:rFonts w:ascii="Times New Roman" w:hAnsi="Times New Roman" w:cs="Times New Roman"/>
          <w:i w:val="0"/>
          <w:sz w:val="22"/>
        </w:rPr>
        <w:t xml:space="preserve">water discharge and water supply. The </w:t>
      </w:r>
      <w:r w:rsidR="00367E9B">
        <w:rPr>
          <w:rFonts w:ascii="Times New Roman" w:hAnsi="Times New Roman" w:cs="Times New Roman"/>
          <w:i w:val="0"/>
          <w:sz w:val="22"/>
        </w:rPr>
        <w:t>named</w:t>
      </w:r>
      <w:r w:rsidR="00367E9B" w:rsidRPr="00882A9A">
        <w:rPr>
          <w:rFonts w:ascii="Times New Roman" w:hAnsi="Times New Roman" w:cs="Times New Roman"/>
          <w:i w:val="0"/>
          <w:sz w:val="22"/>
        </w:rPr>
        <w:t xml:space="preserve"> </w:t>
      </w:r>
      <w:r w:rsidRPr="00882A9A">
        <w:rPr>
          <w:rFonts w:ascii="Times New Roman" w:hAnsi="Times New Roman" w:cs="Times New Roman"/>
          <w:i w:val="0"/>
          <w:sz w:val="22"/>
        </w:rPr>
        <w:t>reservoirs</w:t>
      </w:r>
      <w:r w:rsidR="00367E9B">
        <w:rPr>
          <w:rFonts w:ascii="Times New Roman" w:hAnsi="Times New Roman" w:cs="Times New Roman"/>
          <w:i w:val="0"/>
          <w:sz w:val="22"/>
        </w:rPr>
        <w:t xml:space="preserve"> are</w:t>
      </w:r>
      <w:r w:rsidRPr="00882A9A">
        <w:rPr>
          <w:rFonts w:ascii="Times New Roman" w:hAnsi="Times New Roman" w:cs="Times New Roman"/>
          <w:i w:val="0"/>
          <w:sz w:val="22"/>
        </w:rPr>
        <w:t xml:space="preserve"> significant for the entire basin, </w:t>
      </w:r>
      <w:r w:rsidR="00367E9B">
        <w:rPr>
          <w:rFonts w:ascii="Times New Roman" w:hAnsi="Times New Roman" w:cs="Times New Roman"/>
          <w:i w:val="0"/>
          <w:sz w:val="22"/>
        </w:rPr>
        <w:t>not only for</w:t>
      </w:r>
      <w:r w:rsidRPr="00882A9A">
        <w:rPr>
          <w:rFonts w:ascii="Times New Roman" w:hAnsi="Times New Roman" w:cs="Times New Roman"/>
          <w:i w:val="0"/>
          <w:sz w:val="22"/>
        </w:rPr>
        <w:t xml:space="preserve"> regional development. </w:t>
      </w:r>
      <w:commentRangeStart w:id="210"/>
      <w:r w:rsidRPr="00882A9A">
        <w:rPr>
          <w:rFonts w:ascii="Times New Roman" w:hAnsi="Times New Roman" w:cs="Times New Roman"/>
          <w:b/>
          <w:i w:val="0"/>
          <w:sz w:val="22"/>
        </w:rPr>
        <w:t>D</w:t>
      </w:r>
      <w:commentRangeEnd w:id="210"/>
      <w:r w:rsidR="00040BE0">
        <w:rPr>
          <w:rStyle w:val="af4"/>
          <w:i w:val="0"/>
        </w:rPr>
        <w:commentReference w:id="210"/>
      </w:r>
      <w:r w:rsidRPr="00882A9A">
        <w:rPr>
          <w:rFonts w:ascii="Times New Roman" w:hAnsi="Times New Roman" w:cs="Times New Roman"/>
          <w:b/>
          <w:i w:val="0"/>
          <w:sz w:val="22"/>
        </w:rPr>
        <w:t>.</w:t>
      </w:r>
      <w:r w:rsidRPr="00882A9A">
        <w:rPr>
          <w:rFonts w:ascii="Times New Roman" w:hAnsi="Times New Roman" w:cs="Times New Roman"/>
          <w:i w:val="0"/>
          <w:sz w:val="22"/>
        </w:rPr>
        <w:t xml:space="preserve"> Social transformations and national</w:t>
      </w:r>
      <w:r w:rsidR="00367E9B">
        <w:rPr>
          <w:rFonts w:ascii="Times New Roman" w:hAnsi="Times New Roman" w:cs="Times New Roman"/>
          <w:i w:val="0"/>
          <w:sz w:val="22"/>
        </w:rPr>
        <w:t>-</w:t>
      </w:r>
      <w:r w:rsidRPr="00882A9A">
        <w:rPr>
          <w:rFonts w:ascii="Times New Roman" w:hAnsi="Times New Roman" w:cs="Times New Roman"/>
          <w:i w:val="0"/>
          <w:sz w:val="22"/>
        </w:rPr>
        <w:t xml:space="preserve">level policies related to water governance (see SI Appendix Methods S1 and Table S2). </w:t>
      </w:r>
      <w:r w:rsidR="00234962">
        <w:rPr>
          <w:rFonts w:ascii="Times New Roman" w:hAnsi="Times New Roman" w:cs="Times New Roman"/>
          <w:i w:val="0"/>
          <w:sz w:val="22"/>
        </w:rPr>
        <w:t>I</w:t>
      </w:r>
      <w:r w:rsidR="00234962" w:rsidRPr="00882A9A">
        <w:rPr>
          <w:rFonts w:ascii="Times New Roman" w:hAnsi="Times New Roman" w:cs="Times New Roman"/>
          <w:i w:val="0"/>
          <w:sz w:val="22"/>
        </w:rPr>
        <w:t>n order</w:t>
      </w:r>
      <w:r w:rsidR="00234962">
        <w:rPr>
          <w:rFonts w:ascii="Times New Roman" w:hAnsi="Times New Roman" w:cs="Times New Roman"/>
          <w:i w:val="0"/>
          <w:sz w:val="22"/>
        </w:rPr>
        <w:t>, t</w:t>
      </w:r>
      <w:r w:rsidR="00367E9B">
        <w:rPr>
          <w:rFonts w:ascii="Times New Roman" w:hAnsi="Times New Roman" w:cs="Times New Roman"/>
          <w:i w:val="0"/>
          <w:sz w:val="22"/>
        </w:rPr>
        <w:t>he f</w:t>
      </w:r>
      <w:r w:rsidRPr="00882A9A">
        <w:rPr>
          <w:rFonts w:ascii="Times New Roman" w:hAnsi="Times New Roman" w:cs="Times New Roman"/>
          <w:i w:val="0"/>
          <w:sz w:val="22"/>
        </w:rPr>
        <w:t xml:space="preserve">our transformations are “ethos of conquer nature (since 1958)”, “reform and opening-up (since 1978)”, “the 87 Water Diversion Scheme (since 1987)”, “environmental regulation (since 2003)” (see SI Appendix Methods S1). </w:t>
      </w:r>
    </w:p>
    <w:p w14:paraId="06E307B5" w14:textId="77777777" w:rsidR="00FB5D06" w:rsidRPr="00FB5D06" w:rsidRDefault="00FB5D06" w:rsidP="006C0E33">
      <w:pPr>
        <w:pStyle w:val="a0"/>
        <w:jc w:val="both"/>
        <w:rPr>
          <w:rFonts w:ascii="Times New Roman" w:hAnsi="Times New Roman" w:cs="Times New Roman"/>
          <w:sz w:val="21"/>
          <w:lang w:eastAsia="zh-CN"/>
        </w:rPr>
      </w:pPr>
    </w:p>
    <w:p w14:paraId="4EAB5EFA" w14:textId="77777777" w:rsidR="00882A9A" w:rsidRDefault="00882A9A" w:rsidP="006C0E33">
      <w:pPr>
        <w:pStyle w:val="2"/>
        <w:jc w:val="both"/>
        <w:rPr>
          <w:rFonts w:ascii="Times New Roman" w:hAnsi="Times New Roman" w:cs="Times New Roman"/>
          <w:lang w:eastAsia="zh-CN"/>
        </w:rPr>
      </w:pPr>
      <w:r>
        <w:rPr>
          <w:rFonts w:ascii="Times New Roman" w:hAnsi="Times New Roman" w:cs="Times New Roman" w:hint="eastAsia"/>
          <w:lang w:eastAsia="zh-CN"/>
        </w:rPr>
        <w:lastRenderedPageBreak/>
        <w:t>F</w:t>
      </w:r>
      <w:r>
        <w:rPr>
          <w:rFonts w:ascii="Times New Roman" w:hAnsi="Times New Roman" w:cs="Times New Roman"/>
          <w:lang w:eastAsia="zh-CN"/>
        </w:rPr>
        <w:t>igure 5</w:t>
      </w:r>
    </w:p>
    <w:p w14:paraId="1F678DD1" w14:textId="77777777" w:rsidR="00882A9A" w:rsidRDefault="00882A9A" w:rsidP="006C0E33">
      <w:pPr>
        <w:pStyle w:val="a8"/>
        <w:jc w:val="both"/>
        <w:rPr>
          <w:rFonts w:ascii="Times New Roman" w:hAnsi="Times New Roman" w:cs="Times New Roman"/>
        </w:rPr>
      </w:pPr>
    </w:p>
    <w:p w14:paraId="62B83B1A" w14:textId="77777777" w:rsidR="00FB5D06" w:rsidRDefault="00FB5D06" w:rsidP="00FF4655">
      <w:pPr>
        <w:pStyle w:val="a8"/>
        <w:jc w:val="center"/>
        <w:rPr>
          <w:rFonts w:ascii="Times New Roman" w:hAnsi="Times New Roman" w:cs="Times New Roman"/>
        </w:rPr>
      </w:pPr>
      <w:r w:rsidRPr="00FB5D06">
        <w:rPr>
          <w:rFonts w:ascii="Times New Roman" w:hAnsi="Times New Roman" w:cs="Times New Roman"/>
          <w:noProof/>
          <w:lang w:eastAsia="zh-CN"/>
        </w:rPr>
        <w:drawing>
          <wp:inline distT="0" distB="0" distL="0" distR="0" wp14:anchorId="2EC55BF7" wp14:editId="6465D304">
            <wp:extent cx="5102352" cy="3364991"/>
            <wp:effectExtent l="0" t="0" r="0" b="0"/>
            <wp:docPr id="5" name="Picture" descr="image"/>
            <wp:cNvGraphicFramePr/>
            <a:graphic xmlns:a="http://schemas.openxmlformats.org/drawingml/2006/main">
              <a:graphicData uri="http://schemas.openxmlformats.org/drawingml/2006/picture">
                <pic:pic xmlns:pic="http://schemas.openxmlformats.org/drawingml/2006/picture">
                  <pic:nvPicPr>
                    <pic:cNvPr id="0" name="Picture" descr="../../figures/main/transition.jpg"/>
                    <pic:cNvPicPr>
                      <a:picLocks noChangeAspect="1" noChangeArrowheads="1"/>
                    </pic:cNvPicPr>
                  </pic:nvPicPr>
                  <pic:blipFill>
                    <a:blip r:embed="rId20"/>
                    <a:stretch>
                      <a:fillRect/>
                    </a:stretch>
                  </pic:blipFill>
                  <pic:spPr bwMode="auto">
                    <a:xfrm>
                      <a:off x="0" y="0"/>
                      <a:ext cx="5102352" cy="3364991"/>
                    </a:xfrm>
                    <a:prstGeom prst="rect">
                      <a:avLst/>
                    </a:prstGeom>
                    <a:noFill/>
                    <a:ln w="9525">
                      <a:noFill/>
                      <a:headEnd/>
                      <a:tailEnd/>
                    </a:ln>
                  </pic:spPr>
                </pic:pic>
              </a:graphicData>
            </a:graphic>
          </wp:inline>
        </w:drawing>
      </w:r>
    </w:p>
    <w:p w14:paraId="50C04CC8" w14:textId="3BFB1F87" w:rsidR="00FB5D06" w:rsidRPr="00882A9A" w:rsidRDefault="00FB5D06" w:rsidP="006C0E33">
      <w:pPr>
        <w:pStyle w:val="a8"/>
        <w:jc w:val="both"/>
        <w:rPr>
          <w:rFonts w:ascii="Times New Roman" w:hAnsi="Times New Roman" w:cs="Times New Roman"/>
          <w:sz w:val="22"/>
        </w:rPr>
      </w:pPr>
      <w:commentRangeStart w:id="211"/>
      <w:r w:rsidRPr="00882A9A">
        <w:rPr>
          <w:rFonts w:ascii="Times New Roman" w:hAnsi="Times New Roman" w:cs="Times New Roman"/>
          <w:b/>
          <w:sz w:val="22"/>
        </w:rPr>
        <w:t>Figure. 5.</w:t>
      </w:r>
      <w:r w:rsidRPr="00882A9A">
        <w:rPr>
          <w:rFonts w:ascii="Times New Roman" w:hAnsi="Times New Roman" w:cs="Times New Roman"/>
          <w:sz w:val="22"/>
        </w:rPr>
        <w:t xml:space="preserve"> </w:t>
      </w:r>
      <w:commentRangeEnd w:id="211"/>
      <w:r w:rsidR="000663D2">
        <w:rPr>
          <w:rStyle w:val="af4"/>
        </w:rPr>
        <w:commentReference w:id="211"/>
      </w:r>
      <w:r w:rsidRPr="00882A9A">
        <w:rPr>
          <w:rFonts w:ascii="Times New Roman" w:hAnsi="Times New Roman" w:cs="Times New Roman"/>
          <w:sz w:val="22"/>
        </w:rPr>
        <w:t xml:space="preserve">Transition schema of water governance </w:t>
      </w:r>
      <w:r w:rsidR="00234962">
        <w:rPr>
          <w:rFonts w:ascii="Times New Roman" w:hAnsi="Times New Roman" w:cs="Times New Roman"/>
          <w:sz w:val="22"/>
        </w:rPr>
        <w:t>during</w:t>
      </w:r>
      <w:r w:rsidRPr="00882A9A">
        <w:rPr>
          <w:rFonts w:ascii="Times New Roman" w:hAnsi="Times New Roman" w:cs="Times New Roman"/>
          <w:sz w:val="22"/>
        </w:rPr>
        <w:t xml:space="preserve"> transformation towards </w:t>
      </w:r>
      <w:r w:rsidR="00234962">
        <w:rPr>
          <w:rFonts w:ascii="Times New Roman" w:hAnsi="Times New Roman" w:cs="Times New Roman"/>
          <w:sz w:val="22"/>
        </w:rPr>
        <w:t xml:space="preserve">a </w:t>
      </w:r>
      <w:proofErr w:type="spellStart"/>
      <w:r w:rsidRPr="00882A9A">
        <w:rPr>
          <w:rFonts w:ascii="Times New Roman" w:hAnsi="Times New Roman" w:cs="Times New Roman"/>
          <w:sz w:val="22"/>
        </w:rPr>
        <w:t>hydrosocial</w:t>
      </w:r>
      <w:proofErr w:type="spellEnd"/>
      <w:r w:rsidRPr="00882A9A">
        <w:rPr>
          <w:rFonts w:ascii="Times New Roman" w:hAnsi="Times New Roman" w:cs="Times New Roman"/>
          <w:sz w:val="22"/>
        </w:rPr>
        <w:t xml:space="preserve"> water cycle. Blue pathways </w:t>
      </w:r>
      <w:r w:rsidR="00234962">
        <w:rPr>
          <w:rFonts w:ascii="Times New Roman" w:hAnsi="Times New Roman" w:cs="Times New Roman"/>
          <w:sz w:val="22"/>
        </w:rPr>
        <w:t xml:space="preserve">are </w:t>
      </w:r>
      <w:r w:rsidRPr="00882A9A">
        <w:rPr>
          <w:rFonts w:ascii="Times New Roman" w:hAnsi="Times New Roman" w:cs="Times New Roman"/>
          <w:sz w:val="22"/>
        </w:rPr>
        <w:t xml:space="preserve">dominated by natural water </w:t>
      </w:r>
      <w:r w:rsidR="00234962">
        <w:rPr>
          <w:rFonts w:ascii="Times New Roman" w:hAnsi="Times New Roman" w:cs="Times New Roman"/>
          <w:sz w:val="22"/>
        </w:rPr>
        <w:t>cycle</w:t>
      </w:r>
      <w:r w:rsidR="00234962" w:rsidRPr="00882A9A">
        <w:rPr>
          <w:rFonts w:ascii="Times New Roman" w:hAnsi="Times New Roman" w:cs="Times New Roman"/>
          <w:sz w:val="22"/>
        </w:rPr>
        <w:t xml:space="preserve"> </w:t>
      </w:r>
      <w:r w:rsidRPr="00882A9A">
        <w:rPr>
          <w:rFonts w:ascii="Times New Roman" w:hAnsi="Times New Roman" w:cs="Times New Roman"/>
          <w:sz w:val="22"/>
        </w:rPr>
        <w:t xml:space="preserve">while red </w:t>
      </w:r>
      <w:r w:rsidR="00234962">
        <w:rPr>
          <w:rFonts w:ascii="Times New Roman" w:hAnsi="Times New Roman" w:cs="Times New Roman"/>
          <w:sz w:val="22"/>
        </w:rPr>
        <w:t>pathways are</w:t>
      </w:r>
      <w:r w:rsidR="00234962" w:rsidRPr="00882A9A">
        <w:rPr>
          <w:rFonts w:ascii="Times New Roman" w:hAnsi="Times New Roman" w:cs="Times New Roman"/>
          <w:sz w:val="22"/>
        </w:rPr>
        <w:t xml:space="preserve"> </w:t>
      </w:r>
      <w:r w:rsidRPr="00882A9A">
        <w:rPr>
          <w:rFonts w:ascii="Times New Roman" w:hAnsi="Times New Roman" w:cs="Times New Roman"/>
          <w:sz w:val="22"/>
        </w:rPr>
        <w:t xml:space="preserve">dominated by socio-economic </w:t>
      </w:r>
      <w:r w:rsidR="00234962">
        <w:rPr>
          <w:rFonts w:ascii="Times New Roman" w:hAnsi="Times New Roman" w:cs="Times New Roman"/>
          <w:sz w:val="22"/>
        </w:rPr>
        <w:t>feedbacks</w:t>
      </w:r>
      <w:r w:rsidRPr="00882A9A">
        <w:rPr>
          <w:rFonts w:ascii="Times New Roman" w:hAnsi="Times New Roman" w:cs="Times New Roman"/>
          <w:sz w:val="22"/>
        </w:rPr>
        <w:t xml:space="preserve">. There is a transformation towards the </w:t>
      </w:r>
      <w:proofErr w:type="spellStart"/>
      <w:r w:rsidRPr="00882A9A">
        <w:rPr>
          <w:rFonts w:ascii="Times New Roman" w:hAnsi="Times New Roman" w:cs="Times New Roman"/>
          <w:sz w:val="22"/>
        </w:rPr>
        <w:t>hydrosocial</w:t>
      </w:r>
      <w:proofErr w:type="spellEnd"/>
      <w:r w:rsidRPr="00882A9A">
        <w:rPr>
          <w:rFonts w:ascii="Times New Roman" w:hAnsi="Times New Roman" w:cs="Times New Roman"/>
          <w:sz w:val="22"/>
        </w:rPr>
        <w:t xml:space="preserve"> water cycle where red loop increases.</w:t>
      </w:r>
      <w:r w:rsidRPr="00882A9A">
        <w:rPr>
          <w:rFonts w:ascii="Times New Roman" w:hAnsi="Times New Roman" w:cs="Times New Roman" w:hint="eastAsia"/>
          <w:sz w:val="22"/>
          <w:lang w:eastAsia="zh-CN"/>
        </w:rPr>
        <w:t xml:space="preserve"> </w:t>
      </w:r>
      <w:r w:rsidRPr="00882A9A">
        <w:rPr>
          <w:rFonts w:ascii="Times New Roman" w:hAnsi="Times New Roman" w:cs="Times New Roman"/>
          <w:b/>
          <w:sz w:val="22"/>
        </w:rPr>
        <w:t xml:space="preserve">A. </w:t>
      </w:r>
      <w:r w:rsidR="00234962">
        <w:rPr>
          <w:rFonts w:ascii="Times New Roman" w:hAnsi="Times New Roman" w:cs="Times New Roman"/>
          <w:b/>
          <w:sz w:val="22"/>
        </w:rPr>
        <w:t xml:space="preserve">Early </w:t>
      </w:r>
      <w:r w:rsidR="00234962" w:rsidRPr="00882A9A">
        <w:rPr>
          <w:rFonts w:ascii="Times New Roman" w:hAnsi="Times New Roman" w:cs="Times New Roman"/>
          <w:b/>
          <w:sz w:val="22"/>
        </w:rPr>
        <w:t>phase</w:t>
      </w:r>
      <w:r w:rsidRPr="00882A9A">
        <w:rPr>
          <w:rFonts w:ascii="Times New Roman" w:hAnsi="Times New Roman" w:cs="Times New Roman"/>
          <w:b/>
          <w:sz w:val="22"/>
        </w:rPr>
        <w:t>.</w:t>
      </w:r>
      <w:r w:rsidRPr="00882A9A">
        <w:rPr>
          <w:rFonts w:ascii="Times New Roman" w:hAnsi="Times New Roman" w:cs="Times New Roman"/>
          <w:sz w:val="22"/>
        </w:rPr>
        <w:t xml:space="preserve"> </w:t>
      </w:r>
      <w:r w:rsidR="00234962">
        <w:rPr>
          <w:rFonts w:ascii="Times New Roman" w:hAnsi="Times New Roman" w:cs="Times New Roman"/>
          <w:sz w:val="22"/>
        </w:rPr>
        <w:t>As</w:t>
      </w:r>
      <w:r w:rsidR="00234962" w:rsidRPr="00882A9A">
        <w:rPr>
          <w:rFonts w:ascii="Times New Roman" w:hAnsi="Times New Roman" w:cs="Times New Roman"/>
          <w:sz w:val="22"/>
        </w:rPr>
        <w:t xml:space="preserve"> </w:t>
      </w:r>
      <w:r w:rsidRPr="00882A9A">
        <w:rPr>
          <w:rFonts w:ascii="Times New Roman" w:hAnsi="Times New Roman" w:cs="Times New Roman"/>
          <w:sz w:val="22"/>
        </w:rPr>
        <w:t xml:space="preserve">socio-economic systems develop, industry and services </w:t>
      </w:r>
      <w:r w:rsidR="00234962">
        <w:rPr>
          <w:rFonts w:ascii="Times New Roman" w:hAnsi="Times New Roman" w:cs="Times New Roman"/>
          <w:sz w:val="22"/>
        </w:rPr>
        <w:t>gradually demand increasing amounts of</w:t>
      </w:r>
      <w:r w:rsidRPr="00882A9A">
        <w:rPr>
          <w:rFonts w:ascii="Times New Roman" w:hAnsi="Times New Roman" w:cs="Times New Roman"/>
          <w:sz w:val="22"/>
        </w:rPr>
        <w:t xml:space="preserve"> water</w:t>
      </w:r>
      <w:r w:rsidR="00234962">
        <w:rPr>
          <w:rFonts w:ascii="Times New Roman" w:hAnsi="Times New Roman" w:cs="Times New Roman"/>
          <w:sz w:val="22"/>
        </w:rPr>
        <w:t>; at the same time, increasing social organization and</w:t>
      </w:r>
      <w:r w:rsidRPr="00882A9A">
        <w:rPr>
          <w:rFonts w:ascii="Times New Roman" w:hAnsi="Times New Roman" w:cs="Times New Roman"/>
          <w:sz w:val="22"/>
        </w:rPr>
        <w:t xml:space="preserve"> technolog</w:t>
      </w:r>
      <w:r w:rsidR="00234962">
        <w:rPr>
          <w:rFonts w:ascii="Times New Roman" w:hAnsi="Times New Roman" w:cs="Times New Roman"/>
          <w:sz w:val="22"/>
        </w:rPr>
        <w:t>ical capacity</w:t>
      </w:r>
      <w:r w:rsidRPr="00882A9A">
        <w:rPr>
          <w:rFonts w:ascii="Times New Roman" w:hAnsi="Times New Roman" w:cs="Times New Roman"/>
          <w:sz w:val="22"/>
        </w:rPr>
        <w:t xml:space="preserve"> </w:t>
      </w:r>
      <w:r w:rsidR="00234962">
        <w:rPr>
          <w:rFonts w:ascii="Times New Roman" w:hAnsi="Times New Roman" w:cs="Times New Roman"/>
          <w:sz w:val="22"/>
        </w:rPr>
        <w:t>allow</w:t>
      </w:r>
      <w:r w:rsidRPr="00882A9A">
        <w:rPr>
          <w:rFonts w:ascii="Times New Roman" w:hAnsi="Times New Roman" w:cs="Times New Roman"/>
          <w:sz w:val="22"/>
        </w:rPr>
        <w:t xml:space="preserve"> </w:t>
      </w:r>
      <w:r w:rsidR="00234962">
        <w:rPr>
          <w:rFonts w:ascii="Times New Roman" w:hAnsi="Times New Roman" w:cs="Times New Roman"/>
          <w:sz w:val="22"/>
        </w:rPr>
        <w:t>people</w:t>
      </w:r>
      <w:r w:rsidR="00234962" w:rsidRPr="00882A9A">
        <w:rPr>
          <w:rFonts w:ascii="Times New Roman" w:hAnsi="Times New Roman" w:cs="Times New Roman"/>
          <w:sz w:val="22"/>
        </w:rPr>
        <w:t xml:space="preserve"> </w:t>
      </w:r>
      <w:r w:rsidR="00234962">
        <w:rPr>
          <w:rFonts w:ascii="Times New Roman" w:hAnsi="Times New Roman" w:cs="Times New Roman"/>
          <w:sz w:val="22"/>
        </w:rPr>
        <w:t>to</w:t>
      </w:r>
      <w:r w:rsidRPr="00882A9A">
        <w:rPr>
          <w:rFonts w:ascii="Times New Roman" w:hAnsi="Times New Roman" w:cs="Times New Roman"/>
          <w:sz w:val="22"/>
        </w:rPr>
        <w:t xml:space="preserve"> </w:t>
      </w:r>
      <w:r w:rsidR="00234962" w:rsidRPr="00882A9A">
        <w:rPr>
          <w:rFonts w:ascii="Times New Roman" w:hAnsi="Times New Roman" w:cs="Times New Roman"/>
          <w:sz w:val="22"/>
        </w:rPr>
        <w:t>manag</w:t>
      </w:r>
      <w:r w:rsidR="00234962">
        <w:rPr>
          <w:rFonts w:ascii="Times New Roman" w:hAnsi="Times New Roman" w:cs="Times New Roman"/>
          <w:sz w:val="22"/>
        </w:rPr>
        <w:t>e</w:t>
      </w:r>
      <w:r w:rsidR="00234962" w:rsidRPr="00882A9A">
        <w:rPr>
          <w:rFonts w:ascii="Times New Roman" w:hAnsi="Times New Roman" w:cs="Times New Roman"/>
          <w:sz w:val="22"/>
        </w:rPr>
        <w:t xml:space="preserve"> </w:t>
      </w:r>
      <w:r w:rsidRPr="00882A9A">
        <w:rPr>
          <w:rFonts w:ascii="Times New Roman" w:hAnsi="Times New Roman" w:cs="Times New Roman"/>
          <w:sz w:val="22"/>
        </w:rPr>
        <w:t>water resources</w:t>
      </w:r>
      <w:r w:rsidR="00234962">
        <w:rPr>
          <w:rFonts w:ascii="Times New Roman" w:hAnsi="Times New Roman" w:cs="Times New Roman"/>
          <w:sz w:val="22"/>
        </w:rPr>
        <w:t xml:space="preserve"> more intensively</w:t>
      </w:r>
      <w:r w:rsidRPr="00882A9A">
        <w:rPr>
          <w:rFonts w:ascii="Times New Roman" w:hAnsi="Times New Roman" w:cs="Times New Roman"/>
          <w:sz w:val="22"/>
        </w:rPr>
        <w:t xml:space="preserve">, </w:t>
      </w:r>
      <w:r w:rsidR="00234962">
        <w:rPr>
          <w:rFonts w:ascii="Times New Roman" w:hAnsi="Times New Roman" w:cs="Times New Roman"/>
          <w:sz w:val="22"/>
        </w:rPr>
        <w:t>including</w:t>
      </w:r>
      <w:r w:rsidR="00234962" w:rsidRPr="00882A9A">
        <w:rPr>
          <w:rFonts w:ascii="Times New Roman" w:hAnsi="Times New Roman" w:cs="Times New Roman"/>
          <w:sz w:val="22"/>
        </w:rPr>
        <w:t xml:space="preserve"> </w:t>
      </w:r>
      <w:r w:rsidRPr="00882A9A">
        <w:rPr>
          <w:rFonts w:ascii="Times New Roman" w:hAnsi="Times New Roman" w:cs="Times New Roman"/>
          <w:sz w:val="22"/>
        </w:rPr>
        <w:t xml:space="preserve">intensive intervention in the natural water cycle. </w:t>
      </w:r>
      <w:r w:rsidRPr="00882A9A">
        <w:rPr>
          <w:rFonts w:ascii="Times New Roman" w:hAnsi="Times New Roman" w:cs="Times New Roman"/>
          <w:b/>
          <w:sz w:val="22"/>
        </w:rPr>
        <w:t xml:space="preserve">B. </w:t>
      </w:r>
      <w:r w:rsidR="00234962">
        <w:rPr>
          <w:rFonts w:ascii="Times New Roman" w:hAnsi="Times New Roman" w:cs="Times New Roman"/>
          <w:b/>
          <w:sz w:val="22"/>
        </w:rPr>
        <w:t xml:space="preserve">Late </w:t>
      </w:r>
      <w:r w:rsidR="00234962" w:rsidRPr="00882A9A">
        <w:rPr>
          <w:rFonts w:ascii="Times New Roman" w:hAnsi="Times New Roman" w:cs="Times New Roman"/>
          <w:b/>
          <w:sz w:val="22"/>
        </w:rPr>
        <w:t>phase</w:t>
      </w:r>
      <w:r w:rsidRPr="00882A9A">
        <w:rPr>
          <w:rFonts w:ascii="Times New Roman" w:hAnsi="Times New Roman" w:cs="Times New Roman"/>
          <w:sz w:val="22"/>
        </w:rPr>
        <w:t>. With further developed and economically efficient industries and services, trade-off</w:t>
      </w:r>
      <w:r w:rsidR="00234962">
        <w:rPr>
          <w:rFonts w:ascii="Times New Roman" w:hAnsi="Times New Roman" w:cs="Times New Roman"/>
          <w:sz w:val="22"/>
        </w:rPr>
        <w:t>s</w:t>
      </w:r>
      <w:r w:rsidRPr="00882A9A">
        <w:rPr>
          <w:rFonts w:ascii="Times New Roman" w:hAnsi="Times New Roman" w:cs="Times New Roman"/>
          <w:sz w:val="22"/>
        </w:rPr>
        <w:t xml:space="preserve"> between provisioning and non-provisioning water use become prominent. Rather than </w:t>
      </w:r>
      <w:r w:rsidR="00234962">
        <w:rPr>
          <w:rFonts w:ascii="Times New Roman" w:hAnsi="Times New Roman" w:cs="Times New Roman"/>
          <w:sz w:val="22"/>
        </w:rPr>
        <w:t xml:space="preserve">being </w:t>
      </w:r>
      <w:r w:rsidRPr="00882A9A">
        <w:rPr>
          <w:rFonts w:ascii="Times New Roman" w:hAnsi="Times New Roman" w:cs="Times New Roman"/>
          <w:sz w:val="22"/>
        </w:rPr>
        <w:t xml:space="preserve">determined by local socio-economic systems, water withdrawals and management </w:t>
      </w:r>
      <w:r w:rsidR="00234962">
        <w:rPr>
          <w:rFonts w:ascii="Times New Roman" w:hAnsi="Times New Roman" w:cs="Times New Roman"/>
          <w:sz w:val="22"/>
        </w:rPr>
        <w:t>are scaled up to</w:t>
      </w:r>
      <w:r w:rsidRPr="00882A9A">
        <w:rPr>
          <w:rFonts w:ascii="Times New Roman" w:hAnsi="Times New Roman" w:cs="Times New Roman"/>
          <w:sz w:val="22"/>
        </w:rPr>
        <w:t xml:space="preserve"> the entire basin.</w:t>
      </w:r>
      <w:r w:rsidR="00234962">
        <w:rPr>
          <w:rFonts w:ascii="Times New Roman" w:hAnsi="Times New Roman" w:cs="Times New Roman"/>
          <w:sz w:val="22"/>
        </w:rPr>
        <w:t xml:space="preserve"> Thus,</w:t>
      </w:r>
      <w:r w:rsidRPr="00882A9A">
        <w:rPr>
          <w:rFonts w:ascii="Times New Roman" w:hAnsi="Times New Roman" w:cs="Times New Roman"/>
          <w:sz w:val="22"/>
        </w:rPr>
        <w:t xml:space="preserve"> </w:t>
      </w:r>
      <w:r w:rsidRPr="00882A9A">
        <w:rPr>
          <w:rFonts w:ascii="Times New Roman" w:hAnsi="Times New Roman" w:cs="Times New Roman"/>
          <w:b/>
          <w:sz w:val="22"/>
        </w:rPr>
        <w:t>C. Transformation from a natural water cycle towards the hydro-social water cycle</w:t>
      </w:r>
      <w:r w:rsidR="00234962">
        <w:rPr>
          <w:rFonts w:ascii="Times New Roman" w:hAnsi="Times New Roman" w:cs="Times New Roman"/>
          <w:b/>
          <w:sz w:val="22"/>
        </w:rPr>
        <w:t xml:space="preserve"> </w:t>
      </w:r>
      <w:r w:rsidR="00234962" w:rsidRPr="007C3652">
        <w:rPr>
          <w:rFonts w:ascii="Times New Roman" w:hAnsi="Times New Roman" w:cs="Times New Roman"/>
          <w:bCs/>
          <w:sz w:val="22"/>
        </w:rPr>
        <w:t>occurs</w:t>
      </w:r>
      <w:r w:rsidRPr="00882A9A">
        <w:rPr>
          <w:rFonts w:ascii="Times New Roman" w:hAnsi="Times New Roman" w:cs="Times New Roman"/>
          <w:sz w:val="22"/>
        </w:rPr>
        <w:t xml:space="preserve"> </w:t>
      </w:r>
      <w:r w:rsidR="00234962">
        <w:rPr>
          <w:rFonts w:ascii="Times New Roman" w:hAnsi="Times New Roman" w:cs="Times New Roman"/>
          <w:sz w:val="22"/>
        </w:rPr>
        <w:t>in</w:t>
      </w:r>
      <w:r w:rsidRPr="00882A9A">
        <w:rPr>
          <w:rFonts w:ascii="Times New Roman" w:hAnsi="Times New Roman" w:cs="Times New Roman"/>
          <w:sz w:val="22"/>
        </w:rPr>
        <w:t xml:space="preserve"> paralleled with </w:t>
      </w:r>
      <w:r w:rsidR="00234962">
        <w:rPr>
          <w:rFonts w:ascii="Times New Roman" w:hAnsi="Times New Roman" w:cs="Times New Roman"/>
          <w:sz w:val="22"/>
        </w:rPr>
        <w:t>a</w:t>
      </w:r>
      <w:r w:rsidR="00234962" w:rsidRPr="00882A9A">
        <w:rPr>
          <w:rFonts w:ascii="Times New Roman" w:hAnsi="Times New Roman" w:cs="Times New Roman"/>
          <w:sz w:val="22"/>
        </w:rPr>
        <w:t xml:space="preserve"> </w:t>
      </w:r>
      <w:r w:rsidRPr="00882A9A">
        <w:rPr>
          <w:rFonts w:ascii="Times New Roman" w:hAnsi="Times New Roman" w:cs="Times New Roman"/>
          <w:sz w:val="22"/>
        </w:rPr>
        <w:t xml:space="preserve">transformation towards </w:t>
      </w:r>
      <w:r w:rsidR="00234962">
        <w:rPr>
          <w:rFonts w:ascii="Times New Roman" w:hAnsi="Times New Roman" w:cs="Times New Roman"/>
          <w:sz w:val="22"/>
        </w:rPr>
        <w:t xml:space="preserve">a </w:t>
      </w:r>
      <w:proofErr w:type="spellStart"/>
      <w:r w:rsidRPr="00882A9A">
        <w:rPr>
          <w:rFonts w:ascii="Times New Roman" w:hAnsi="Times New Roman" w:cs="Times New Roman"/>
          <w:sz w:val="22"/>
        </w:rPr>
        <w:t>hydrosocial</w:t>
      </w:r>
      <w:proofErr w:type="spellEnd"/>
      <w:r w:rsidRPr="00882A9A">
        <w:rPr>
          <w:rFonts w:ascii="Times New Roman" w:hAnsi="Times New Roman" w:cs="Times New Roman"/>
          <w:sz w:val="22"/>
        </w:rPr>
        <w:t xml:space="preserve"> water cycle</w:t>
      </w:r>
      <w:r w:rsidR="00234962">
        <w:rPr>
          <w:rFonts w:ascii="Times New Roman" w:hAnsi="Times New Roman" w:cs="Times New Roman"/>
          <w:sz w:val="22"/>
        </w:rPr>
        <w:t>. This is</w:t>
      </w:r>
      <w:r w:rsidRPr="00882A9A">
        <w:rPr>
          <w:rFonts w:ascii="Times New Roman" w:hAnsi="Times New Roman" w:cs="Times New Roman"/>
          <w:sz w:val="22"/>
        </w:rPr>
        <w:t xml:space="preserve"> generally distinguished when water resource limits </w:t>
      </w:r>
      <w:r w:rsidR="00234962">
        <w:rPr>
          <w:rFonts w:ascii="Times New Roman" w:hAnsi="Times New Roman" w:cs="Times New Roman"/>
          <w:sz w:val="22"/>
        </w:rPr>
        <w:t xml:space="preserve">are </w:t>
      </w:r>
      <w:r w:rsidRPr="00882A9A">
        <w:rPr>
          <w:rFonts w:ascii="Times New Roman" w:hAnsi="Times New Roman" w:cs="Times New Roman"/>
          <w:sz w:val="22"/>
        </w:rPr>
        <w:t>reached. The three water governance regimes</w:t>
      </w:r>
      <w:r w:rsidR="00234962">
        <w:rPr>
          <w:rFonts w:ascii="Times New Roman" w:hAnsi="Times New Roman" w:cs="Times New Roman"/>
          <w:sz w:val="22"/>
        </w:rPr>
        <w:t xml:space="preserve"> seen</w:t>
      </w:r>
      <w:r w:rsidRPr="00882A9A">
        <w:rPr>
          <w:rFonts w:ascii="Times New Roman" w:hAnsi="Times New Roman" w:cs="Times New Roman"/>
          <w:sz w:val="22"/>
        </w:rPr>
        <w:t xml:space="preserve"> in the YRB are identified along this transition (Regime 1: massive supply regime, Regime 2: purpose</w:t>
      </w:r>
      <w:r w:rsidR="00234962">
        <w:rPr>
          <w:rFonts w:ascii="Times New Roman" w:hAnsi="Times New Roman" w:cs="Times New Roman"/>
          <w:sz w:val="22"/>
        </w:rPr>
        <w:t>-</w:t>
      </w:r>
      <w:r w:rsidRPr="00882A9A">
        <w:rPr>
          <w:rFonts w:ascii="Times New Roman" w:hAnsi="Times New Roman" w:cs="Times New Roman"/>
          <w:sz w:val="22"/>
        </w:rPr>
        <w:t>turned regime, Regime 3: all-sided governance regime).</w:t>
      </w:r>
      <w:r w:rsidRPr="00882A9A">
        <w:rPr>
          <w:rFonts w:ascii="Times New Roman" w:hAnsi="Times New Roman" w:cs="Times New Roman"/>
          <w:b/>
          <w:sz w:val="22"/>
        </w:rPr>
        <w:t xml:space="preserve"> D. Water governance challenges</w:t>
      </w:r>
      <w:r w:rsidRPr="00882A9A">
        <w:rPr>
          <w:rFonts w:ascii="Times New Roman" w:hAnsi="Times New Roman" w:cs="Times New Roman"/>
          <w:sz w:val="22"/>
        </w:rPr>
        <w:t>. Through</w:t>
      </w:r>
      <w:r w:rsidR="00234962">
        <w:rPr>
          <w:rFonts w:ascii="Times New Roman" w:hAnsi="Times New Roman" w:cs="Times New Roman"/>
          <w:sz w:val="22"/>
        </w:rPr>
        <w:t xml:space="preserve"> </w:t>
      </w:r>
      <w:r w:rsidRPr="00882A9A">
        <w:rPr>
          <w:rFonts w:ascii="Times New Roman" w:hAnsi="Times New Roman" w:cs="Times New Roman"/>
          <w:sz w:val="22"/>
        </w:rPr>
        <w:t>the transition</w:t>
      </w:r>
      <w:r w:rsidR="00234962">
        <w:rPr>
          <w:rFonts w:ascii="Times New Roman" w:hAnsi="Times New Roman" w:cs="Times New Roman"/>
          <w:sz w:val="22"/>
        </w:rPr>
        <w:t>al</w:t>
      </w:r>
      <w:r w:rsidRPr="00882A9A">
        <w:rPr>
          <w:rFonts w:ascii="Times New Roman" w:hAnsi="Times New Roman" w:cs="Times New Roman"/>
          <w:sz w:val="22"/>
        </w:rPr>
        <w:t xml:space="preserve"> regimes, water governance faces primarily economic and environmental challenges in the </w:t>
      </w:r>
      <w:r w:rsidR="00234962">
        <w:rPr>
          <w:rFonts w:ascii="Times New Roman" w:hAnsi="Times New Roman" w:cs="Times New Roman"/>
          <w:sz w:val="22"/>
        </w:rPr>
        <w:t xml:space="preserve">early </w:t>
      </w:r>
      <w:r w:rsidR="00234962" w:rsidRPr="00882A9A">
        <w:rPr>
          <w:rFonts w:ascii="Times New Roman" w:hAnsi="Times New Roman" w:cs="Times New Roman"/>
          <w:sz w:val="22"/>
        </w:rPr>
        <w:t xml:space="preserve">phase </w:t>
      </w:r>
      <w:r w:rsidR="00234962">
        <w:rPr>
          <w:rFonts w:ascii="Times New Roman" w:hAnsi="Times New Roman" w:cs="Times New Roman"/>
          <w:sz w:val="22"/>
        </w:rPr>
        <w:t>and</w:t>
      </w:r>
      <w:r w:rsidR="00234962" w:rsidRPr="00882A9A">
        <w:rPr>
          <w:rFonts w:ascii="Times New Roman" w:hAnsi="Times New Roman" w:cs="Times New Roman"/>
          <w:sz w:val="22"/>
        </w:rPr>
        <w:t xml:space="preserve"> </w:t>
      </w:r>
      <w:r w:rsidRPr="00882A9A">
        <w:rPr>
          <w:rFonts w:ascii="Times New Roman" w:hAnsi="Times New Roman" w:cs="Times New Roman"/>
          <w:sz w:val="22"/>
        </w:rPr>
        <w:t xml:space="preserve">social and policy challenges in the </w:t>
      </w:r>
      <w:r w:rsidR="00234962">
        <w:rPr>
          <w:rFonts w:ascii="Times New Roman" w:hAnsi="Times New Roman" w:cs="Times New Roman"/>
          <w:sz w:val="22"/>
        </w:rPr>
        <w:t xml:space="preserve">later </w:t>
      </w:r>
      <w:r w:rsidR="00234962" w:rsidRPr="00882A9A">
        <w:rPr>
          <w:rFonts w:ascii="Times New Roman" w:hAnsi="Times New Roman" w:cs="Times New Roman"/>
          <w:sz w:val="22"/>
        </w:rPr>
        <w:t>phase</w:t>
      </w:r>
      <w:r w:rsidRPr="00882A9A">
        <w:rPr>
          <w:rFonts w:ascii="Times New Roman" w:hAnsi="Times New Roman" w:cs="Times New Roman"/>
          <w:sz w:val="22"/>
        </w:rPr>
        <w:t>.</w:t>
      </w:r>
      <w:bookmarkEnd w:id="144"/>
      <w:bookmarkEnd w:id="203"/>
    </w:p>
    <w:sectPr w:rsidR="00FB5D06" w:rsidRPr="00882A9A">
      <w:pgSz w:w="12240" w:h="15840"/>
      <w:pgMar w:top="1440" w:right="1800" w:bottom="1440" w:left="180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2" w:author="Cumming, Graeme" w:date="2021-02-01T13:52:00Z" w:initials="CG">
    <w:p w14:paraId="356493E5" w14:textId="3460B95C" w:rsidR="00E525E2" w:rsidRDefault="00E525E2">
      <w:pPr>
        <w:pStyle w:val="af5"/>
        <w:rPr>
          <w:noProof/>
        </w:rPr>
      </w:pPr>
      <w:r>
        <w:rPr>
          <w:rStyle w:val="af4"/>
        </w:rPr>
        <w:annotationRef/>
      </w:r>
      <w:r>
        <w:rPr>
          <w:noProof/>
        </w:rPr>
        <w:t>see Carpenter et al, metaphor to  measurement paper</w:t>
      </w:r>
    </w:p>
    <w:p w14:paraId="43140AD3" w14:textId="44240870" w:rsidR="00E525E2" w:rsidRDefault="00E525E2">
      <w:pPr>
        <w:pStyle w:val="af5"/>
      </w:pPr>
    </w:p>
  </w:comment>
  <w:comment w:id="51" w:author="Cumming, Graeme" w:date="2021-02-02T09:53:00Z" w:initials="CG">
    <w:p w14:paraId="3E8AABAD" w14:textId="14A28ED9" w:rsidR="00E525E2" w:rsidRDefault="00E525E2">
      <w:pPr>
        <w:pStyle w:val="af5"/>
      </w:pPr>
      <w:r>
        <w:rPr>
          <w:rStyle w:val="af4"/>
        </w:rPr>
        <w:annotationRef/>
      </w:r>
      <w:r>
        <w:rPr>
          <w:noProof/>
        </w:rPr>
        <w:t>maybe add another ecosystem services reference here</w:t>
      </w:r>
    </w:p>
  </w:comment>
  <w:comment w:id="135" w:author="Cumming, Graeme" w:date="2021-02-02T15:35:00Z" w:initials="CG">
    <w:p w14:paraId="14478FC7" w14:textId="4C06FD92" w:rsidR="00E525E2" w:rsidRDefault="00E525E2">
      <w:pPr>
        <w:pStyle w:val="af5"/>
      </w:pPr>
      <w:r>
        <w:rPr>
          <w:rStyle w:val="af4"/>
        </w:rPr>
        <w:annotationRef/>
      </w:r>
      <w:r>
        <w:rPr>
          <w:noProof/>
        </w:rPr>
        <w:t>need to define notation - i.e., meaning of S, P, etc</w:t>
      </w:r>
    </w:p>
  </w:comment>
  <w:comment w:id="207" w:author="Cumming, Graeme" w:date="2021-02-02T16:17:00Z" w:initials="CG">
    <w:p w14:paraId="2A6365F7" w14:textId="6E1E2025" w:rsidR="00E525E2" w:rsidRDefault="00E525E2">
      <w:pPr>
        <w:pStyle w:val="af5"/>
      </w:pPr>
      <w:r>
        <w:rPr>
          <w:rStyle w:val="af4"/>
        </w:rPr>
        <w:annotationRef/>
      </w:r>
      <w:r>
        <w:rPr>
          <w:noProof/>
        </w:rPr>
        <w:t>need to explain each different coloured line and abbreviation in this figure caption</w:t>
      </w:r>
    </w:p>
  </w:comment>
  <w:comment w:id="208" w:author="Cumming, Graeme" w:date="2021-02-02T16:27:00Z" w:initials="CG">
    <w:p w14:paraId="4BEA564A" w14:textId="67CF2F7F" w:rsidR="00E525E2" w:rsidRDefault="00E525E2">
      <w:pPr>
        <w:pStyle w:val="af5"/>
      </w:pPr>
      <w:r>
        <w:rPr>
          <w:rStyle w:val="af4"/>
        </w:rPr>
        <w:annotationRef/>
      </w:r>
      <w:r>
        <w:t xml:space="preserve">currently labelled as WUI in the figure, should it be WUA? Also need to put line </w:t>
      </w:r>
      <w:proofErr w:type="spellStart"/>
      <w:r>
        <w:t>colour</w:t>
      </w:r>
      <w:proofErr w:type="spellEnd"/>
      <w:r>
        <w:t xml:space="preserve"> in brackets</w:t>
      </w:r>
    </w:p>
  </w:comment>
  <w:comment w:id="209" w:author="Cumming, Graeme" w:date="2021-02-02T16:28:00Z" w:initials="CG">
    <w:p w14:paraId="098F156B" w14:textId="60CA2BB1" w:rsidR="00E525E2" w:rsidRDefault="00E525E2">
      <w:pPr>
        <w:pStyle w:val="af5"/>
      </w:pPr>
      <w:r>
        <w:rPr>
          <w:rStyle w:val="af4"/>
        </w:rPr>
        <w:annotationRef/>
      </w:r>
      <w:r>
        <w:t>‘error space’ is vague, need to define what it means – standard error or confidence interval or something else?</w:t>
      </w:r>
    </w:p>
  </w:comment>
  <w:comment w:id="210" w:author="Cumming, Graeme" w:date="2021-02-02T16:29:00Z" w:initials="CG">
    <w:p w14:paraId="547A4D5E" w14:textId="30AAF905" w:rsidR="00E525E2" w:rsidRDefault="00E525E2">
      <w:pPr>
        <w:pStyle w:val="af5"/>
      </w:pPr>
      <w:r>
        <w:rPr>
          <w:rStyle w:val="af4"/>
        </w:rPr>
        <w:annotationRef/>
      </w:r>
      <w:proofErr w:type="spellStart"/>
      <w:r>
        <w:t>Colour</w:t>
      </w:r>
      <w:proofErr w:type="spellEnd"/>
      <w:r>
        <w:t xml:space="preserve"> scheme here is difficult to read – looks like three different </w:t>
      </w:r>
      <w:proofErr w:type="spellStart"/>
      <w:r>
        <w:t>colours</w:t>
      </w:r>
      <w:proofErr w:type="spellEnd"/>
      <w:r>
        <w:t xml:space="preserve"> of grey + one white + red triangle. But the legend only defines two different </w:t>
      </w:r>
      <w:proofErr w:type="spellStart"/>
      <w:r>
        <w:t>colours</w:t>
      </w:r>
      <w:proofErr w:type="spellEnd"/>
      <w:r>
        <w:t xml:space="preserve"> of grey?</w:t>
      </w:r>
    </w:p>
  </w:comment>
  <w:comment w:id="211" w:author="Cumming, Graeme" w:date="2021-02-02T16:23:00Z" w:initials="CG">
    <w:p w14:paraId="22CDD776" w14:textId="273B0FF5" w:rsidR="00E525E2" w:rsidRDefault="00E525E2">
      <w:pPr>
        <w:pStyle w:val="af5"/>
      </w:pPr>
      <w:r>
        <w:rPr>
          <w:rStyle w:val="af4"/>
        </w:rPr>
        <w:annotationRef/>
      </w:r>
      <w:r>
        <w:rPr>
          <w:noProof/>
        </w:rPr>
        <w:t>I would suggest trying to make A and B look more distinct here – either change the colours to make the red pale on the left and dark on the right (and vice-versa for the blue); or alternatively, place a version of B ‘around’ A  to try to emphasize the upscaling element of the problem. I could try making a figure like this, or am happy for you to try!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140AD3" w15:done="0"/>
  <w15:commentEx w15:paraId="3E8AABAD" w15:done="0"/>
  <w15:commentEx w15:paraId="14478FC7" w15:done="0"/>
  <w15:commentEx w15:paraId="2A6365F7" w15:done="0"/>
  <w15:commentEx w15:paraId="4BEA564A" w15:done="0"/>
  <w15:commentEx w15:paraId="098F156B" w15:done="0"/>
  <w15:commentEx w15:paraId="547A4D5E" w15:done="0"/>
  <w15:commentEx w15:paraId="22CDD7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C2860C" w16cex:dateUtc="2021-02-01T03:52:00Z"/>
  <w16cex:commentExtensible w16cex:durableId="23C39F7F" w16cex:dateUtc="2021-02-01T23:53:00Z"/>
  <w16cex:commentExtensible w16cex:durableId="23C3EFD8" w16cex:dateUtc="2021-02-02T05:35:00Z"/>
  <w16cex:commentExtensible w16cex:durableId="23C3F99A" w16cex:dateUtc="2021-02-02T06:17:00Z"/>
  <w16cex:commentExtensible w16cex:durableId="23C3FC02" w16cex:dateUtc="2021-02-02T06:27:00Z"/>
  <w16cex:commentExtensible w16cex:durableId="23C3FC29" w16cex:dateUtc="2021-02-02T06:28:00Z"/>
  <w16cex:commentExtensible w16cex:durableId="23C3FC5E" w16cex:dateUtc="2021-02-02T06:29:00Z"/>
  <w16cex:commentExtensible w16cex:durableId="23C3FB0B" w16cex:dateUtc="2021-02-02T06: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140AD3" w16cid:durableId="23C2860C"/>
  <w16cid:commentId w16cid:paraId="3E8AABAD" w16cid:durableId="23C39F7F"/>
  <w16cid:commentId w16cid:paraId="14478FC7" w16cid:durableId="23C3EFD8"/>
  <w16cid:commentId w16cid:paraId="2A6365F7" w16cid:durableId="23C3F99A"/>
  <w16cid:commentId w16cid:paraId="4BEA564A" w16cid:durableId="23C3FC02"/>
  <w16cid:commentId w16cid:paraId="098F156B" w16cid:durableId="23C3FC29"/>
  <w16cid:commentId w16cid:paraId="547A4D5E" w16cid:durableId="23C3FC5E"/>
  <w16cid:commentId w16cid:paraId="22CDD776" w16cid:durableId="23C3FB0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F808571" w14:textId="77777777" w:rsidR="00274B9D" w:rsidRDefault="00274B9D">
      <w:pPr>
        <w:spacing w:after="0"/>
      </w:pPr>
      <w:r>
        <w:separator/>
      </w:r>
    </w:p>
  </w:endnote>
  <w:endnote w:type="continuationSeparator" w:id="0">
    <w:p w14:paraId="6C2E55F4" w14:textId="77777777" w:rsidR="00274B9D" w:rsidRDefault="00274B9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8DE0B99" w14:textId="77777777" w:rsidR="00274B9D" w:rsidRDefault="00274B9D">
      <w:r>
        <w:separator/>
      </w:r>
    </w:p>
  </w:footnote>
  <w:footnote w:type="continuationSeparator" w:id="0">
    <w:p w14:paraId="6D199190" w14:textId="77777777" w:rsidR="00274B9D" w:rsidRDefault="00274B9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725EF0A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2C1AE401"/>
    <w:multiLevelType w:val="multilevel"/>
    <w:tmpl w:val="741003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umming, Graeme">
    <w15:presenceInfo w15:providerId="AD" w15:userId="S::graeme.cumming@jcu.edu.au::3f780c5c-dbb9-434d-9cfd-e8179b140d5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4"/>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0493D"/>
    <w:rsid w:val="00011C8B"/>
    <w:rsid w:val="0003527C"/>
    <w:rsid w:val="00040BE0"/>
    <w:rsid w:val="000624EB"/>
    <w:rsid w:val="0006570E"/>
    <w:rsid w:val="000663D2"/>
    <w:rsid w:val="00074649"/>
    <w:rsid w:val="00081DF5"/>
    <w:rsid w:val="000B1B8A"/>
    <w:rsid w:val="000D390D"/>
    <w:rsid w:val="000F19B7"/>
    <w:rsid w:val="000F5F04"/>
    <w:rsid w:val="00137A3C"/>
    <w:rsid w:val="00142C45"/>
    <w:rsid w:val="001642B4"/>
    <w:rsid w:val="001A3546"/>
    <w:rsid w:val="001C109D"/>
    <w:rsid w:val="001C3478"/>
    <w:rsid w:val="001F3522"/>
    <w:rsid w:val="00234962"/>
    <w:rsid w:val="00234F78"/>
    <w:rsid w:val="00251157"/>
    <w:rsid w:val="0027126D"/>
    <w:rsid w:val="00274B9D"/>
    <w:rsid w:val="00283ADE"/>
    <w:rsid w:val="002B2A5F"/>
    <w:rsid w:val="002B6DCE"/>
    <w:rsid w:val="00300818"/>
    <w:rsid w:val="0031393A"/>
    <w:rsid w:val="00315FAA"/>
    <w:rsid w:val="00320A30"/>
    <w:rsid w:val="003276BB"/>
    <w:rsid w:val="00337EEA"/>
    <w:rsid w:val="00351E4D"/>
    <w:rsid w:val="00367E9B"/>
    <w:rsid w:val="003970D1"/>
    <w:rsid w:val="003B514A"/>
    <w:rsid w:val="00403989"/>
    <w:rsid w:val="00421C28"/>
    <w:rsid w:val="00427A77"/>
    <w:rsid w:val="00470025"/>
    <w:rsid w:val="004B03D9"/>
    <w:rsid w:val="004E29B3"/>
    <w:rsid w:val="0050024D"/>
    <w:rsid w:val="00516349"/>
    <w:rsid w:val="00523A6A"/>
    <w:rsid w:val="00560E16"/>
    <w:rsid w:val="00561C25"/>
    <w:rsid w:val="00590D07"/>
    <w:rsid w:val="005A1419"/>
    <w:rsid w:val="005D3B7D"/>
    <w:rsid w:val="005E1CD9"/>
    <w:rsid w:val="005F4849"/>
    <w:rsid w:val="006227D0"/>
    <w:rsid w:val="00635A7D"/>
    <w:rsid w:val="00636F48"/>
    <w:rsid w:val="00680C76"/>
    <w:rsid w:val="006C0E33"/>
    <w:rsid w:val="00700605"/>
    <w:rsid w:val="00712745"/>
    <w:rsid w:val="00752227"/>
    <w:rsid w:val="007626F7"/>
    <w:rsid w:val="00784D58"/>
    <w:rsid w:val="007C3652"/>
    <w:rsid w:val="00802363"/>
    <w:rsid w:val="00824A18"/>
    <w:rsid w:val="008262BA"/>
    <w:rsid w:val="0084150C"/>
    <w:rsid w:val="00843195"/>
    <w:rsid w:val="00882A9A"/>
    <w:rsid w:val="00892B90"/>
    <w:rsid w:val="008B0C03"/>
    <w:rsid w:val="008B18E2"/>
    <w:rsid w:val="008D6863"/>
    <w:rsid w:val="0090296A"/>
    <w:rsid w:val="009112E4"/>
    <w:rsid w:val="0091648B"/>
    <w:rsid w:val="0094310B"/>
    <w:rsid w:val="00952213"/>
    <w:rsid w:val="00991ACB"/>
    <w:rsid w:val="009B20EB"/>
    <w:rsid w:val="009D03CF"/>
    <w:rsid w:val="009D5A7C"/>
    <w:rsid w:val="009F6A1B"/>
    <w:rsid w:val="00A564D4"/>
    <w:rsid w:val="00A93E6F"/>
    <w:rsid w:val="00A978B2"/>
    <w:rsid w:val="00AA79B6"/>
    <w:rsid w:val="00AF5277"/>
    <w:rsid w:val="00B13F02"/>
    <w:rsid w:val="00B44141"/>
    <w:rsid w:val="00B52C91"/>
    <w:rsid w:val="00B8026B"/>
    <w:rsid w:val="00B86B75"/>
    <w:rsid w:val="00B93514"/>
    <w:rsid w:val="00BB5D08"/>
    <w:rsid w:val="00BC48D5"/>
    <w:rsid w:val="00BE3742"/>
    <w:rsid w:val="00BF24A6"/>
    <w:rsid w:val="00C36279"/>
    <w:rsid w:val="00C43A87"/>
    <w:rsid w:val="00C712BB"/>
    <w:rsid w:val="00C84BDC"/>
    <w:rsid w:val="00CA6503"/>
    <w:rsid w:val="00CB3227"/>
    <w:rsid w:val="00D25EB3"/>
    <w:rsid w:val="00D379E4"/>
    <w:rsid w:val="00D656AD"/>
    <w:rsid w:val="00D70DE4"/>
    <w:rsid w:val="00D721BC"/>
    <w:rsid w:val="00DA7F37"/>
    <w:rsid w:val="00DB090A"/>
    <w:rsid w:val="00DB5635"/>
    <w:rsid w:val="00DC745A"/>
    <w:rsid w:val="00E144BB"/>
    <w:rsid w:val="00E162B9"/>
    <w:rsid w:val="00E21156"/>
    <w:rsid w:val="00E315A3"/>
    <w:rsid w:val="00E50690"/>
    <w:rsid w:val="00E525E2"/>
    <w:rsid w:val="00EE464D"/>
    <w:rsid w:val="00F45745"/>
    <w:rsid w:val="00F63584"/>
    <w:rsid w:val="00F702F0"/>
    <w:rsid w:val="00F97D03"/>
    <w:rsid w:val="00FB5D06"/>
    <w:rsid w:val="00FC4F2A"/>
    <w:rsid w:val="00FF4655"/>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5D2944"/>
  <w15:docId w15:val="{305E88FC-D3B9-CF4E-9BBD-EB151B0417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1" w:uiPriority="9" w:qFormat="1"/>
    <w:lsdException w:name="heading 2" w:uiPriority="9" w:qFormat="1"/>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link w:val="10"/>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2">
    <w:name w:val="heading 2"/>
    <w:basedOn w:val="a"/>
    <w:next w:val="a0"/>
    <w:link w:val="20"/>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3">
    <w:name w:val="heading 3"/>
    <w:basedOn w:val="a"/>
    <w:next w:val="a0"/>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4">
    <w:name w:val="heading 4"/>
    <w:basedOn w:val="a"/>
    <w:next w:val="a0"/>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5">
    <w:name w:val="heading 5"/>
    <w:basedOn w:val="a"/>
    <w:next w:val="a0"/>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6">
    <w:name w:val="heading 6"/>
    <w:basedOn w:val="a"/>
    <w:next w:val="a0"/>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7">
    <w:name w:val="heading 7"/>
    <w:basedOn w:val="a"/>
    <w:next w:val="a0"/>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8">
    <w:name w:val="heading 8"/>
    <w:basedOn w:val="a"/>
    <w:next w:val="a0"/>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9">
    <w:name w:val="heading 9"/>
    <w:basedOn w:val="a"/>
    <w:next w:val="a0"/>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pPr>
      <w:spacing w:before="180" w:after="180"/>
    </w:pPr>
  </w:style>
  <w:style w:type="paragraph" w:customStyle="1" w:styleId="FirstParagraph">
    <w:name w:val="First Paragraph"/>
    <w:basedOn w:val="a0"/>
    <w:next w:val="a0"/>
    <w:qFormat/>
  </w:style>
  <w:style w:type="paragraph" w:customStyle="1" w:styleId="Compact">
    <w:name w:val="Compact"/>
    <w:basedOn w:val="a0"/>
    <w:qFormat/>
    <w:pPr>
      <w:spacing w:before="36" w:after="36"/>
    </w:pPr>
  </w:style>
  <w:style w:type="paragraph" w:styleId="a5">
    <w:name w:val="Title"/>
    <w:basedOn w:val="a"/>
    <w:next w:val="a0"/>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6">
    <w:name w:val="Subtitle"/>
    <w:basedOn w:val="a5"/>
    <w:next w:val="a0"/>
    <w:qFormat/>
    <w:pPr>
      <w:spacing w:before="240"/>
    </w:pPr>
    <w:rPr>
      <w:sz w:val="30"/>
      <w:szCs w:val="30"/>
    </w:rPr>
  </w:style>
  <w:style w:type="paragraph" w:customStyle="1" w:styleId="Author">
    <w:name w:val="Author"/>
    <w:next w:val="a0"/>
    <w:qFormat/>
    <w:pPr>
      <w:keepNext/>
      <w:keepLines/>
      <w:jc w:val="center"/>
    </w:pPr>
  </w:style>
  <w:style w:type="paragraph" w:styleId="a7">
    <w:name w:val="Date"/>
    <w:next w:val="a0"/>
    <w:qFormat/>
    <w:pPr>
      <w:keepNext/>
      <w:keepLines/>
      <w:jc w:val="center"/>
    </w:pPr>
  </w:style>
  <w:style w:type="paragraph" w:customStyle="1" w:styleId="Abstract">
    <w:name w:val="Abstract"/>
    <w:basedOn w:val="a"/>
    <w:next w:val="a0"/>
    <w:qFormat/>
    <w:pPr>
      <w:keepNext/>
      <w:keepLines/>
      <w:spacing w:before="300" w:after="300"/>
    </w:pPr>
    <w:rPr>
      <w:sz w:val="20"/>
      <w:szCs w:val="20"/>
    </w:rPr>
  </w:style>
  <w:style w:type="paragraph" w:styleId="a8">
    <w:name w:val="Bibliography"/>
    <w:basedOn w:val="a"/>
    <w:qFormat/>
  </w:style>
  <w:style w:type="paragraph" w:styleId="a9">
    <w:name w:val="Block Text"/>
    <w:basedOn w:val="a0"/>
    <w:next w:val="a0"/>
    <w:uiPriority w:val="9"/>
    <w:unhideWhenUsed/>
    <w:qFormat/>
    <w:pPr>
      <w:spacing w:before="100" w:after="100"/>
      <w:ind w:left="480" w:right="480"/>
    </w:pPr>
  </w:style>
  <w:style w:type="paragraph" w:styleId="aa">
    <w:name w:val="footnote text"/>
    <w:basedOn w:val="a"/>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pPr>
      <w:keepNext/>
      <w:keepLines/>
      <w:spacing w:after="0"/>
    </w:pPr>
    <w:rPr>
      <w:b/>
    </w:rPr>
  </w:style>
  <w:style w:type="paragraph" w:customStyle="1" w:styleId="Definition">
    <w:name w:val="Definition"/>
    <w:basedOn w:val="a"/>
  </w:style>
  <w:style w:type="paragraph" w:styleId="ab">
    <w:name w:val="caption"/>
    <w:basedOn w:val="a"/>
    <w:link w:val="ac"/>
    <w:pPr>
      <w:spacing w:after="120"/>
    </w:pPr>
    <w:rPr>
      <w:i/>
    </w:rPr>
  </w:style>
  <w:style w:type="paragraph" w:customStyle="1" w:styleId="TableCaption">
    <w:name w:val="Table Caption"/>
    <w:basedOn w:val="ab"/>
    <w:pPr>
      <w:keepNext/>
    </w:pPr>
  </w:style>
  <w:style w:type="paragraph" w:customStyle="1" w:styleId="ImageCaption">
    <w:name w:val="Image Caption"/>
    <w:basedOn w:val="ab"/>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Pr>
      <w:rFonts w:ascii="Consolas" w:hAnsi="Consolas"/>
      <w:sz w:val="22"/>
    </w:rPr>
  </w:style>
  <w:style w:type="character" w:styleId="ad">
    <w:name w:val="footnote reference"/>
    <w:basedOn w:val="ac"/>
    <w:rPr>
      <w:vertAlign w:val="superscript"/>
    </w:rPr>
  </w:style>
  <w:style w:type="character" w:styleId="ae">
    <w:name w:val="Hyperlink"/>
    <w:basedOn w:val="ac"/>
    <w:rPr>
      <w:color w:val="4F81BD" w:themeColor="accent1"/>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a"/>
    <w:link w:val="VerbatimChar"/>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onstantTok">
    <w:name w:val="ConstantTok"/>
    <w:basedOn w:val="VerbatimChar"/>
    <w:rPr>
      <w:rFonts w:ascii="Consolas" w:hAnsi="Consolas"/>
      <w:color w:val="880000"/>
      <w:sz w:val="22"/>
    </w:rPr>
  </w:style>
  <w:style w:type="character" w:customStyle="1" w:styleId="CharTok">
    <w:name w:val="CharTok"/>
    <w:basedOn w:val="VerbatimChar"/>
    <w:rPr>
      <w:rFonts w:ascii="Consolas" w:hAnsi="Consolas"/>
      <w:color w:val="4070A0"/>
      <w:sz w:val="22"/>
    </w:rPr>
  </w:style>
  <w:style w:type="character" w:customStyle="1" w:styleId="SpecialCharTok">
    <w:name w:val="Speci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VerbatimStringTok">
    <w:name w:val="VerbatimStringTok"/>
    <w:basedOn w:val="VerbatimChar"/>
    <w:rPr>
      <w:rFonts w:ascii="Consolas" w:hAnsi="Consolas"/>
      <w:color w:val="4070A0"/>
      <w:sz w:val="22"/>
    </w:rPr>
  </w:style>
  <w:style w:type="character" w:customStyle="1" w:styleId="SpecialStringTok">
    <w:name w:val="SpecialStringTok"/>
    <w:basedOn w:val="VerbatimChar"/>
    <w:rPr>
      <w:rFonts w:ascii="Consolas" w:hAnsi="Consolas"/>
      <w:color w:val="BB6688"/>
      <w:sz w:val="22"/>
    </w:rPr>
  </w:style>
  <w:style w:type="character" w:customStyle="1" w:styleId="ImportTok">
    <w:name w:val="ImportTok"/>
    <w:basedOn w:val="VerbatimChar"/>
    <w:rPr>
      <w:rFonts w:ascii="Consolas" w:hAnsi="Consolas"/>
      <w:sz w:val="22"/>
    </w:rPr>
  </w:style>
  <w:style w:type="character" w:customStyle="1" w:styleId="CommentTok">
    <w:name w:val="CommentTok"/>
    <w:basedOn w:val="VerbatimChar"/>
    <w:rPr>
      <w:rFonts w:ascii="Consolas" w:hAnsi="Consolas"/>
      <w:i/>
      <w:color w:val="60A0B0"/>
      <w:sz w:val="22"/>
    </w:rPr>
  </w:style>
  <w:style w:type="character" w:customStyle="1" w:styleId="DocumentationTok">
    <w:name w:val="DocumentationTok"/>
    <w:basedOn w:val="VerbatimChar"/>
    <w:rPr>
      <w:rFonts w:ascii="Consolas" w:hAnsi="Consolas"/>
      <w:i/>
      <w:color w:val="BA2121"/>
      <w:sz w:val="22"/>
    </w:rPr>
  </w:style>
  <w:style w:type="character" w:customStyle="1" w:styleId="AnnotationTok">
    <w:name w:val="AnnotationTok"/>
    <w:basedOn w:val="VerbatimChar"/>
    <w:rPr>
      <w:rFonts w:ascii="Consolas" w:hAnsi="Consolas"/>
      <w:b/>
      <w:i/>
      <w:color w:val="60A0B0"/>
      <w:sz w:val="22"/>
    </w:rPr>
  </w:style>
  <w:style w:type="character" w:customStyle="1" w:styleId="CommentVarTok">
    <w:name w:val="CommentVarTok"/>
    <w:basedOn w:val="VerbatimChar"/>
    <w:rPr>
      <w:rFonts w:ascii="Consolas" w:hAnsi="Consolas"/>
      <w:b/>
      <w:i/>
      <w:color w:val="60A0B0"/>
      <w:sz w:val="22"/>
    </w:rPr>
  </w:style>
  <w:style w:type="character" w:customStyle="1" w:styleId="OtherTok">
    <w:name w:val="OtherTok"/>
    <w:basedOn w:val="VerbatimChar"/>
    <w:rPr>
      <w:rFonts w:ascii="Consolas" w:hAnsi="Consolas"/>
      <w:color w:val="007020"/>
      <w:sz w:val="22"/>
    </w:rPr>
  </w:style>
  <w:style w:type="character" w:customStyle="1" w:styleId="FunctionTok">
    <w:name w:val="FunctionTok"/>
    <w:basedOn w:val="VerbatimChar"/>
    <w:rPr>
      <w:rFonts w:ascii="Consolas" w:hAnsi="Consolas"/>
      <w:color w:val="06287E"/>
      <w:sz w:val="22"/>
    </w:rPr>
  </w:style>
  <w:style w:type="character" w:customStyle="1" w:styleId="VariableTok">
    <w:name w:val="VariableTok"/>
    <w:basedOn w:val="VerbatimChar"/>
    <w:rPr>
      <w:rFonts w:ascii="Consolas" w:hAnsi="Consolas"/>
      <w:color w:val="19177C"/>
      <w:sz w:val="22"/>
    </w:rPr>
  </w:style>
  <w:style w:type="character" w:customStyle="1" w:styleId="ControlFlowTok">
    <w:name w:val="ControlFlowTok"/>
    <w:basedOn w:val="VerbatimChar"/>
    <w:rPr>
      <w:rFonts w:ascii="Consolas" w:hAnsi="Consolas"/>
      <w:b/>
      <w:color w:val="007020"/>
      <w:sz w:val="22"/>
    </w:rPr>
  </w:style>
  <w:style w:type="character" w:customStyle="1" w:styleId="OperatorTok">
    <w:name w:val="OperatorTok"/>
    <w:basedOn w:val="VerbatimChar"/>
    <w:rPr>
      <w:rFonts w:ascii="Consolas" w:hAnsi="Consolas"/>
      <w:color w:val="666666"/>
      <w:sz w:val="22"/>
    </w:rPr>
  </w:style>
  <w:style w:type="character" w:customStyle="1" w:styleId="BuiltInTok">
    <w:name w:val="BuiltInTok"/>
    <w:basedOn w:val="VerbatimChar"/>
    <w:rPr>
      <w:rFonts w:ascii="Consolas" w:hAnsi="Consolas"/>
      <w:sz w:val="22"/>
    </w:rPr>
  </w:style>
  <w:style w:type="character" w:customStyle="1" w:styleId="ExtensionTok">
    <w:name w:val="ExtensionTok"/>
    <w:basedOn w:val="VerbatimChar"/>
    <w:rPr>
      <w:rFonts w:ascii="Consolas" w:hAnsi="Consolas"/>
      <w:sz w:val="22"/>
    </w:rPr>
  </w:style>
  <w:style w:type="character" w:customStyle="1" w:styleId="PreprocessorTok">
    <w:name w:val="PreprocessorTok"/>
    <w:basedOn w:val="VerbatimChar"/>
    <w:rPr>
      <w:rFonts w:ascii="Consolas" w:hAnsi="Consolas"/>
      <w:color w:val="BC7A00"/>
      <w:sz w:val="22"/>
    </w:rPr>
  </w:style>
  <w:style w:type="character" w:customStyle="1" w:styleId="AttributeTok">
    <w:name w:val="AttributeTok"/>
    <w:basedOn w:val="VerbatimChar"/>
    <w:rPr>
      <w:rFonts w:ascii="Consolas" w:hAnsi="Consolas"/>
      <w:color w:val="7D9029"/>
      <w:sz w:val="22"/>
    </w:rPr>
  </w:style>
  <w:style w:type="character" w:customStyle="1" w:styleId="RegionMarkerTok">
    <w:name w:val="RegionMarkerTok"/>
    <w:basedOn w:val="VerbatimChar"/>
    <w:rPr>
      <w:rFonts w:ascii="Consolas" w:hAnsi="Consolas"/>
      <w:sz w:val="22"/>
    </w:rPr>
  </w:style>
  <w:style w:type="character" w:customStyle="1" w:styleId="InformationTok">
    <w:name w:val="InformationTok"/>
    <w:basedOn w:val="VerbatimChar"/>
    <w:rPr>
      <w:rFonts w:ascii="Consolas" w:hAnsi="Consolas"/>
      <w:b/>
      <w:i/>
      <w:color w:val="60A0B0"/>
      <w:sz w:val="22"/>
    </w:rPr>
  </w:style>
  <w:style w:type="character" w:customStyle="1" w:styleId="WarningTok">
    <w:name w:val="WarningTok"/>
    <w:basedOn w:val="VerbatimChar"/>
    <w:rPr>
      <w:rFonts w:ascii="Consolas" w:hAnsi="Consolas"/>
      <w:b/>
      <w:i/>
      <w:color w:val="60A0B0"/>
      <w:sz w:val="22"/>
    </w:rPr>
  </w:style>
  <w:style w:type="character" w:customStyle="1" w:styleId="AlertTok">
    <w:name w:val="AlertTok"/>
    <w:basedOn w:val="VerbatimChar"/>
    <w:rPr>
      <w:rFonts w:ascii="Consolas" w:hAnsi="Consolas"/>
      <w:b/>
      <w:color w:val="FF0000"/>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character" w:customStyle="1" w:styleId="a4">
    <w:name w:val="正文文本 字符"/>
    <w:basedOn w:val="a1"/>
    <w:link w:val="a0"/>
    <w:rsid w:val="00FB5D06"/>
  </w:style>
  <w:style w:type="character" w:customStyle="1" w:styleId="20">
    <w:name w:val="标题 2 字符"/>
    <w:basedOn w:val="a1"/>
    <w:link w:val="2"/>
    <w:uiPriority w:val="9"/>
    <w:rsid w:val="00882A9A"/>
    <w:rPr>
      <w:rFonts w:asciiTheme="majorHAnsi" w:eastAsiaTheme="majorEastAsia" w:hAnsiTheme="majorHAnsi" w:cstheme="majorBidi"/>
      <w:b/>
      <w:bCs/>
      <w:color w:val="4F81BD" w:themeColor="accent1"/>
      <w:sz w:val="28"/>
      <w:szCs w:val="28"/>
    </w:rPr>
  </w:style>
  <w:style w:type="character" w:customStyle="1" w:styleId="10">
    <w:name w:val="标题 1 字符"/>
    <w:basedOn w:val="a1"/>
    <w:link w:val="1"/>
    <w:uiPriority w:val="9"/>
    <w:rsid w:val="00882A9A"/>
    <w:rPr>
      <w:rFonts w:asciiTheme="majorHAnsi" w:eastAsiaTheme="majorEastAsia" w:hAnsiTheme="majorHAnsi" w:cstheme="majorBidi"/>
      <w:b/>
      <w:bCs/>
      <w:color w:val="4F81BD" w:themeColor="accent1"/>
      <w:sz w:val="32"/>
      <w:szCs w:val="32"/>
    </w:rPr>
  </w:style>
  <w:style w:type="character" w:styleId="af">
    <w:name w:val="FollowedHyperlink"/>
    <w:basedOn w:val="a1"/>
    <w:rsid w:val="006C0E33"/>
    <w:rPr>
      <w:color w:val="800080" w:themeColor="followedHyperlink"/>
      <w:u w:val="single"/>
    </w:rPr>
  </w:style>
  <w:style w:type="paragraph" w:styleId="af0">
    <w:name w:val="header"/>
    <w:basedOn w:val="a"/>
    <w:link w:val="af1"/>
    <w:unhideWhenUsed/>
    <w:rsid w:val="001642B4"/>
    <w:pPr>
      <w:pBdr>
        <w:bottom w:val="single" w:sz="6" w:space="1" w:color="auto"/>
      </w:pBdr>
      <w:tabs>
        <w:tab w:val="center" w:pos="4153"/>
        <w:tab w:val="right" w:pos="8306"/>
      </w:tabs>
      <w:snapToGrid w:val="0"/>
      <w:jc w:val="center"/>
    </w:pPr>
    <w:rPr>
      <w:sz w:val="18"/>
      <w:szCs w:val="18"/>
    </w:rPr>
  </w:style>
  <w:style w:type="character" w:customStyle="1" w:styleId="af1">
    <w:name w:val="页眉 字符"/>
    <w:basedOn w:val="a1"/>
    <w:link w:val="af0"/>
    <w:rsid w:val="001642B4"/>
    <w:rPr>
      <w:sz w:val="18"/>
      <w:szCs w:val="18"/>
    </w:rPr>
  </w:style>
  <w:style w:type="paragraph" w:styleId="af2">
    <w:name w:val="footer"/>
    <w:basedOn w:val="a"/>
    <w:link w:val="af3"/>
    <w:unhideWhenUsed/>
    <w:rsid w:val="001642B4"/>
    <w:pPr>
      <w:tabs>
        <w:tab w:val="center" w:pos="4153"/>
        <w:tab w:val="right" w:pos="8306"/>
      </w:tabs>
      <w:snapToGrid w:val="0"/>
    </w:pPr>
    <w:rPr>
      <w:sz w:val="18"/>
      <w:szCs w:val="18"/>
    </w:rPr>
  </w:style>
  <w:style w:type="character" w:customStyle="1" w:styleId="af3">
    <w:name w:val="页脚 字符"/>
    <w:basedOn w:val="a1"/>
    <w:link w:val="af2"/>
    <w:rsid w:val="001642B4"/>
    <w:rPr>
      <w:sz w:val="18"/>
      <w:szCs w:val="18"/>
    </w:rPr>
  </w:style>
  <w:style w:type="character" w:styleId="af4">
    <w:name w:val="annotation reference"/>
    <w:basedOn w:val="a1"/>
    <w:semiHidden/>
    <w:unhideWhenUsed/>
    <w:rsid w:val="00BF24A6"/>
    <w:rPr>
      <w:sz w:val="16"/>
      <w:szCs w:val="16"/>
    </w:rPr>
  </w:style>
  <w:style w:type="paragraph" w:styleId="af5">
    <w:name w:val="annotation text"/>
    <w:basedOn w:val="a"/>
    <w:link w:val="af6"/>
    <w:semiHidden/>
    <w:unhideWhenUsed/>
    <w:rsid w:val="00BF24A6"/>
    <w:rPr>
      <w:sz w:val="20"/>
      <w:szCs w:val="20"/>
    </w:rPr>
  </w:style>
  <w:style w:type="character" w:customStyle="1" w:styleId="af6">
    <w:name w:val="批注文字 字符"/>
    <w:basedOn w:val="a1"/>
    <w:link w:val="af5"/>
    <w:semiHidden/>
    <w:rsid w:val="00BF24A6"/>
    <w:rPr>
      <w:sz w:val="20"/>
      <w:szCs w:val="20"/>
    </w:rPr>
  </w:style>
  <w:style w:type="paragraph" w:styleId="af7">
    <w:name w:val="annotation subject"/>
    <w:basedOn w:val="af5"/>
    <w:next w:val="af5"/>
    <w:link w:val="af8"/>
    <w:semiHidden/>
    <w:unhideWhenUsed/>
    <w:rsid w:val="00BF24A6"/>
    <w:rPr>
      <w:b/>
      <w:bCs/>
    </w:rPr>
  </w:style>
  <w:style w:type="character" w:customStyle="1" w:styleId="af8">
    <w:name w:val="批注主题 字符"/>
    <w:basedOn w:val="af6"/>
    <w:link w:val="af7"/>
    <w:semiHidden/>
    <w:rsid w:val="00BF24A6"/>
    <w:rPr>
      <w:b/>
      <w:bCs/>
      <w:sz w:val="20"/>
      <w:szCs w:val="20"/>
    </w:rPr>
  </w:style>
  <w:style w:type="paragraph" w:styleId="af9">
    <w:name w:val="Revision"/>
    <w:hidden/>
    <w:semiHidden/>
    <w:rsid w:val="008B0C03"/>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63635502">
      <w:bodyDiv w:val="1"/>
      <w:marLeft w:val="0"/>
      <w:marRight w:val="0"/>
      <w:marTop w:val="0"/>
      <w:marBottom w:val="0"/>
      <w:divBdr>
        <w:top w:val="none" w:sz="0" w:space="0" w:color="auto"/>
        <w:left w:val="none" w:sz="0" w:space="0" w:color="auto"/>
        <w:bottom w:val="none" w:sz="0" w:space="0" w:color="auto"/>
        <w:right w:val="none" w:sz="0" w:space="0" w:color="auto"/>
      </w:divBdr>
      <w:divsChild>
        <w:div w:id="1332416121">
          <w:marLeft w:val="0"/>
          <w:marRight w:val="0"/>
          <w:marTop w:val="0"/>
          <w:marBottom w:val="0"/>
          <w:divBdr>
            <w:top w:val="none" w:sz="0" w:space="0" w:color="auto"/>
            <w:left w:val="none" w:sz="0" w:space="0" w:color="auto"/>
            <w:bottom w:val="none" w:sz="0" w:space="0" w:color="auto"/>
            <w:right w:val="none" w:sz="0" w:space="0" w:color="auto"/>
          </w:divBdr>
          <w:divsChild>
            <w:div w:id="248198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allowPNG/>
</w:webSettings>
</file>

<file path=word/_rels/document.xml.rels><?xml version="1.0" encoding="UTF-8" standalone="yes"?>
<Relationships xmlns="http://schemas.openxmlformats.org/package/2006/relationships"><Relationship Id="rId8" Type="http://schemas.microsoft.com/office/2011/relationships/commentsExtended" Target="commentsExtended.xml"/><Relationship Id="rId13" Type="http://schemas.openxmlformats.org/officeDocument/2006/relationships/hyperlink" Target="https:/doi.org/10.1007/978-981-13-2700-1" TargetMode="External"/><Relationship Id="rId18" Type="http://schemas.openxmlformats.org/officeDocument/2006/relationships/image" Target="media/image3.jp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comments" Target="comments.xml"/><Relationship Id="rId12" Type="http://schemas.openxmlformats.org/officeDocument/2006/relationships/hyperlink" Target="https:/doi.org/10.1016/j.scib.2020.07.020" TargetMode="External"/><Relationship Id="rId1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1.jpg"/><Relationship Id="rId20" Type="http://schemas.openxmlformats.org/officeDocument/2006/relationships/image" Target="media/image5.jp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doi.org/10.1126/science.aay5342" TargetMode="External"/><Relationship Id="rId5" Type="http://schemas.openxmlformats.org/officeDocument/2006/relationships/footnotes" Target="footnotes.xml"/><Relationship Id="rId15" Type="http://schemas.openxmlformats.org/officeDocument/2006/relationships/hyperlink" Target="https:/doi.org/10.31223/osf.io/j97ud" TargetMode="External"/><Relationship Id="rId23" Type="http://schemas.openxmlformats.org/officeDocument/2006/relationships/theme" Target="theme/theme1.xml"/><Relationship Id="rId10" Type="http://schemas.microsoft.com/office/2018/08/relationships/commentsExtensible" Target="commentsExtensible.xml"/><Relationship Id="rId19" Type="http://schemas.openxmlformats.org/officeDocument/2006/relationships/image" Target="media/image4.jpg"/><Relationship Id="rId4" Type="http://schemas.openxmlformats.org/officeDocument/2006/relationships/webSettings" Target="webSettings.xml"/><Relationship Id="rId9" Type="http://schemas.microsoft.com/office/2016/09/relationships/commentsIds" Target="commentsIds.xml"/><Relationship Id="rId14" Type="http://schemas.openxmlformats.org/officeDocument/2006/relationships/hyperlink" Target="https:/doi.org/10.1007/978-3-319-98515-2" TargetMode="External"/><Relationship Id="rId22"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151</TotalTime>
  <Pages>18</Pages>
  <Words>6293</Words>
  <Characters>35872</Characters>
  <Application>Microsoft Office Word</Application>
  <DocSecurity>0</DocSecurity>
  <Lines>298</Lines>
  <Paragraphs>84</Paragraphs>
  <ScaleCrop>false</ScaleCrop>
  <HeadingPairs>
    <vt:vector size="2" baseType="variant">
      <vt:variant>
        <vt:lpstr>Title</vt:lpstr>
      </vt:variant>
      <vt:variant>
        <vt:i4>1</vt:i4>
      </vt:variant>
    </vt:vector>
  </HeadingPairs>
  <TitlesOfParts>
    <vt:vector size="1" baseType="lpstr">
      <vt:lpstr>Regime transition identification for water governance at a basin scale</vt:lpstr>
    </vt:vector>
  </TitlesOfParts>
  <Company>HP</Company>
  <LinksUpToDate>false</LinksUpToDate>
  <CharactersWithSpaces>42081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Regime transition identification for water governance at a basin scale</dc:title>
  <dc:subject/>
  <dc:creator>Shuang Song;Shuai Wang;Xutong Wu;Yongping Wei;Bojie Fu</dc:creator>
  <cp:keywords/>
  <dc:description/>
  <cp:lastModifiedBy>song shuang</cp:lastModifiedBy>
  <cp:revision>24</cp:revision>
  <dcterms:created xsi:type="dcterms:W3CDTF">2021-02-26T11:52:00Z</dcterms:created>
  <dcterms:modified xsi:type="dcterms:W3CDTF">2021-02-27T06:40:00Z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my-papers.bib</vt:lpwstr>
  </property>
  <property fmtid="{D5CDD505-2E9C-101B-9397-08002B2CF9AE}" pid="3" name="csl">
    <vt:lpwstr>pnas.csl</vt:lpwstr>
  </property>
</Properties>
</file>